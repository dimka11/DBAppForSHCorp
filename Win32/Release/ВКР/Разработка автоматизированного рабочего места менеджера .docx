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77AA0" w14:textId="07972493" w:rsidR="00AA2C90" w:rsidRPr="00AA2C90" w:rsidRDefault="00AA2C90" w:rsidP="00AA2C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482804205"/>
      <w:bookmarkStart w:id="1" w:name="_Toc481101122"/>
      <w:bookmarkStart w:id="2" w:name="_Hlk482007874"/>
      <w:bookmarkEnd w:id="0"/>
      <w:r w:rsidRPr="00AA2C90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Бюджетное профессиональное образовательное учреждение Омской области</w:t>
      </w:r>
    </w:p>
    <w:p w14:paraId="4AF1C5E4" w14:textId="646C99C1" w:rsidR="00AA2C90" w:rsidRPr="00AA2C90" w:rsidRDefault="00AA2C90" w:rsidP="00AA2C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C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«Омский промышленно-экономический колледж»</w:t>
      </w:r>
    </w:p>
    <w:p w14:paraId="3841AAE9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467E2B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</w:p>
    <w:p w14:paraId="0D630314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09.02.05 Прикладная информатика (по отраслям) </w:t>
      </w:r>
      <w:r w:rsidRPr="00AA2C9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базовой подготовки</w:t>
      </w:r>
    </w:p>
    <w:p w14:paraId="2A79C65F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«К ЗАЩИТЕ ДОПУЩЕН»</w:t>
      </w:r>
    </w:p>
    <w:p w14:paraId="1CBBF584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Зам. директора (УР)</w:t>
      </w:r>
    </w:p>
    <w:p w14:paraId="71C69BF9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 Т.Г.Лазакович</w:t>
      </w:r>
    </w:p>
    <w:p w14:paraId="6B5A832F" w14:textId="77777777" w:rsidR="00AA2C90" w:rsidRPr="00AA2C90" w:rsidRDefault="00AA2C90" w:rsidP="00AA2C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«______»   _______________201__г.</w:t>
      </w:r>
    </w:p>
    <w:p w14:paraId="0A67994A" w14:textId="77777777" w:rsidR="00AA2C90" w:rsidRPr="00AA2C90" w:rsidRDefault="00AA2C90" w:rsidP="00AA2C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705F0F" w14:textId="77777777" w:rsidR="00AA2C90" w:rsidRPr="00AA2C90" w:rsidRDefault="00AA2C90" w:rsidP="00AA2C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FB9E9C" w14:textId="77777777" w:rsidR="00AA2C90" w:rsidRPr="00AA2C90" w:rsidRDefault="00AA2C90" w:rsidP="00AA2C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ДИПЛОМНЫЙ ПРОЕКТ</w:t>
      </w:r>
    </w:p>
    <w:p w14:paraId="7800B08B" w14:textId="77777777" w:rsidR="00AA2C90" w:rsidRPr="00AA2C90" w:rsidRDefault="00AA2C90" w:rsidP="00AA2C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</w:p>
    <w:p w14:paraId="046CCF56" w14:textId="33CE9D1B" w:rsidR="00AA2C90" w:rsidRPr="00516429" w:rsidRDefault="00AA2C90" w:rsidP="00516429">
      <w:pPr>
        <w:rPr>
          <w:rFonts w:ascii="Times New Roman" w:hAnsi="Times New Roman" w:cs="Times New Roman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___________________</w:t>
      </w:r>
      <w:r w:rsidR="00516429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_____________________</w:t>
      </w:r>
      <w:r w:rsidR="00516429" w:rsidRPr="00516429">
        <w:rPr>
          <w:rFonts w:ascii="Times New Roman" w:hAnsi="Times New Roman" w:cs="Times New Roman"/>
        </w:rPr>
        <w:t xml:space="preserve"> </w:t>
      </w:r>
      <w:r w:rsidR="00516429" w:rsidRPr="00516429">
        <w:rPr>
          <w:rFonts w:ascii="Times New Roman" w:hAnsi="Times New Roman" w:cs="Times New Roman"/>
          <w:sz w:val="24"/>
          <w:szCs w:val="24"/>
        </w:rPr>
        <w:t>Разработка автоматизированного рабочего места менеджера (на примере корпорации «Сибирское здоровье»)</w:t>
      </w:r>
    </w:p>
    <w:p w14:paraId="5D5AC18D" w14:textId="5C8E6840" w:rsidR="00AA2C90" w:rsidRPr="00AA2C90" w:rsidRDefault="00AA2C90" w:rsidP="00AA2C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_________________________________________________________________________</w:t>
      </w:r>
      <w:r w:rsidR="00516429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______________________________</w:t>
      </w:r>
    </w:p>
    <w:p w14:paraId="7DC0179C" w14:textId="77777777" w:rsidR="00AA2C90" w:rsidRPr="00AA2C90" w:rsidRDefault="00AA2C90" w:rsidP="00AA2C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(тема дипломного проекта)</w:t>
      </w:r>
    </w:p>
    <w:p w14:paraId="4D56B043" w14:textId="77777777" w:rsidR="00AA2C90" w:rsidRPr="00AA2C90" w:rsidRDefault="00AA2C90" w:rsidP="00AA2C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</w:p>
    <w:p w14:paraId="11B4C618" w14:textId="1D9F4AD9" w:rsidR="00AA2C90" w:rsidRPr="00AA2C90" w:rsidRDefault="00CB6CA8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Обучающийся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="00AA2C90"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="00936F2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Соколов Д.И.</w:t>
      </w:r>
      <w:r w:rsidR="00AA2C90"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="00AA2C90"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A2C90"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</w:t>
      </w:r>
    </w:p>
    <w:p w14:paraId="5F2052B2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(подпись)</w:t>
      </w:r>
    </w:p>
    <w:p w14:paraId="7611578B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___________________</w:t>
      </w:r>
    </w:p>
    <w:p w14:paraId="12586A62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(дата)</w:t>
      </w:r>
    </w:p>
    <w:p w14:paraId="64F5E0E1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Руководитель</w:t>
      </w:r>
    </w:p>
    <w:p w14:paraId="47C1092E" w14:textId="35A52552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дипломного </w:t>
      </w:r>
      <w:r w:rsidR="00CB6CA8"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проекта </w:t>
      </w:r>
      <w:r w:rsidR="00CB6CA8"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="00936F2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Куликова Е.В.</w:t>
      </w:r>
      <w:r w:rsidR="00936F2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___________________</w:t>
      </w:r>
    </w:p>
    <w:p w14:paraId="538A03B3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  <w:t>(подпись)</w:t>
      </w:r>
    </w:p>
    <w:p w14:paraId="70BCC9A2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___________________</w:t>
      </w:r>
    </w:p>
    <w:p w14:paraId="1590435D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(дата)</w:t>
      </w:r>
    </w:p>
    <w:p w14:paraId="5A7515D5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Консультанты:</w:t>
      </w:r>
    </w:p>
    <w:p w14:paraId="58D37E6B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4A5BA3E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по экономической части  </w:t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24E6C187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  <w:t>(подпись)</w:t>
      </w:r>
    </w:p>
    <w:p w14:paraId="439B2C30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___________________</w:t>
      </w:r>
    </w:p>
    <w:p w14:paraId="32FB069A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  <w:t xml:space="preserve">   (дата)</w:t>
      </w:r>
    </w:p>
    <w:p w14:paraId="633921A0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нормоконтроль  </w:t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21CBF59B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  <w:t>(подпись)</w:t>
      </w:r>
    </w:p>
    <w:p w14:paraId="289A062A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___________________</w:t>
      </w:r>
    </w:p>
    <w:p w14:paraId="37EB3E58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(дата)</w:t>
      </w:r>
    </w:p>
    <w:p w14:paraId="56C37B93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по охране труда  </w:t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AA2C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2468ACCB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  <w:t>(подпись)</w:t>
      </w:r>
    </w:p>
    <w:p w14:paraId="5EB99AEC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___________________</w:t>
      </w:r>
    </w:p>
    <w:p w14:paraId="11792BE6" w14:textId="77777777" w:rsidR="00AA2C90" w:rsidRPr="00AA2C90" w:rsidRDefault="00AA2C90" w:rsidP="00AA2C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  <w:t xml:space="preserve">   (дата)</w:t>
      </w:r>
    </w:p>
    <w:p w14:paraId="511165B6" w14:textId="77777777" w:rsidR="00A14C36" w:rsidRPr="00D67C24" w:rsidRDefault="00AA2C90" w:rsidP="00216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2C9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br w:type="page"/>
      </w:r>
      <w:r w:rsidR="00A14C36" w:rsidRPr="00D67C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Бюджетное профессиональное образовательное учреждение Омской области</w:t>
      </w:r>
    </w:p>
    <w:p w14:paraId="2377C7D1" w14:textId="77777777" w:rsidR="00A14C36" w:rsidRPr="00D67C24" w:rsidRDefault="00A14C36" w:rsidP="00216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7C24">
        <w:rPr>
          <w:rFonts w:ascii="Times New Roman" w:eastAsia="Times New Roman" w:hAnsi="Times New Roman" w:cs="Times New Roman"/>
          <w:sz w:val="24"/>
          <w:szCs w:val="24"/>
          <w:lang w:eastAsia="ru-RU"/>
        </w:rPr>
        <w:t>«Омский промышленно-экономический колледж»</w:t>
      </w:r>
    </w:p>
    <w:p w14:paraId="45396874" w14:textId="77777777" w:rsidR="00A14C36" w:rsidRPr="00A14C36" w:rsidRDefault="00A14C36" w:rsidP="002164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690793" w14:textId="77777777" w:rsidR="00A14C36" w:rsidRPr="00A14C36" w:rsidRDefault="00A14C36" w:rsidP="002164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7FA6" w14:textId="77777777" w:rsidR="00A14C36" w:rsidRPr="00A14C36" w:rsidRDefault="00A14C36" w:rsidP="0021641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УТВЕРЖДАЮ</w:t>
      </w:r>
    </w:p>
    <w:p w14:paraId="32B1D6B3" w14:textId="77777777" w:rsidR="00A14C36" w:rsidRPr="00A14C36" w:rsidRDefault="00A14C36" w:rsidP="0021641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Зам. директора (УР)</w:t>
      </w:r>
    </w:p>
    <w:p w14:paraId="6B86713C" w14:textId="77777777" w:rsidR="00A14C36" w:rsidRPr="00A14C36" w:rsidRDefault="00A14C36" w:rsidP="0021641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 Т.Г.Лазакович</w:t>
      </w:r>
    </w:p>
    <w:p w14:paraId="1FB2ED54" w14:textId="77777777" w:rsidR="00A14C36" w:rsidRPr="00A14C36" w:rsidRDefault="00A14C36" w:rsidP="0021641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«______»   _______________20__г.</w:t>
      </w:r>
    </w:p>
    <w:p w14:paraId="2E4783F6" w14:textId="77777777" w:rsidR="00A14C36" w:rsidRPr="00A14C36" w:rsidRDefault="00A14C36" w:rsidP="00216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E430C" w14:textId="77777777" w:rsidR="00A14C36" w:rsidRPr="00A14C36" w:rsidRDefault="00A14C36" w:rsidP="0021641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14:paraId="3A7ECC32" w14:textId="77777777" w:rsidR="00A14C36" w:rsidRPr="00A14C36" w:rsidRDefault="00A14C36" w:rsidP="00216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дипломный проект</w:t>
      </w:r>
    </w:p>
    <w:p w14:paraId="2D6C73C8" w14:textId="77777777" w:rsidR="00A14C36" w:rsidRPr="00A14C36" w:rsidRDefault="00A14C36" w:rsidP="002164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специальности </w:t>
      </w:r>
      <w:r w:rsidRPr="00A14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09.02.05 Прикладная информатика (по отраслям) </w:t>
      </w:r>
      <w:r w:rsidRPr="00A14C36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базовой подготовки</w:t>
      </w:r>
    </w:p>
    <w:p w14:paraId="34A27C6D" w14:textId="77777777" w:rsidR="00A14C36" w:rsidRPr="00A14C36" w:rsidRDefault="00A14C36" w:rsidP="002164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8C20FC" w14:textId="7EEB6CFF" w:rsidR="00A14C36" w:rsidRPr="00A14C36" w:rsidRDefault="00A14C36" w:rsidP="002164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</w:t>
      </w:r>
      <w:r w:rsidR="007717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174E" w:rsidRPr="0077174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Соколов Д.И.</w:t>
      </w:r>
    </w:p>
    <w:p w14:paraId="12DA5704" w14:textId="32975B4D" w:rsidR="00A14C36" w:rsidRPr="00A14C36" w:rsidRDefault="00A14C36" w:rsidP="002164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 w:rsidR="007717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174E" w:rsidRPr="0077174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ПИН-184</w:t>
      </w:r>
    </w:p>
    <w:p w14:paraId="5D48E468" w14:textId="77777777" w:rsidR="00A14C36" w:rsidRPr="00A14C36" w:rsidRDefault="00A14C36" w:rsidP="002164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6F4D36" w14:textId="77777777" w:rsidR="00A14C36" w:rsidRPr="00A14C36" w:rsidRDefault="00A14C36" w:rsidP="002164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дипломного проекта:</w:t>
      </w:r>
    </w:p>
    <w:p w14:paraId="58F1EBE1" w14:textId="36299BE0" w:rsidR="00A14C36" w:rsidRPr="0077174E" w:rsidRDefault="00A14C36" w:rsidP="0077174E">
      <w:pPr>
        <w:rPr>
          <w:rFonts w:ascii="Times New Roman" w:hAnsi="Times New Roman" w:cs="Times New Roman"/>
        </w:rPr>
      </w:pP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____________________________________________________________________________</w:t>
      </w:r>
      <w:r w:rsidR="0077174E" w:rsidRPr="0077174E">
        <w:rPr>
          <w:rFonts w:ascii="Times New Roman" w:hAnsi="Times New Roman" w:cs="Times New Roman"/>
          <w:sz w:val="24"/>
          <w:szCs w:val="24"/>
        </w:rPr>
        <w:t xml:space="preserve"> </w:t>
      </w:r>
      <w:r w:rsidR="0077174E" w:rsidRPr="00516429">
        <w:rPr>
          <w:rFonts w:ascii="Times New Roman" w:hAnsi="Times New Roman" w:cs="Times New Roman"/>
          <w:sz w:val="24"/>
          <w:szCs w:val="24"/>
        </w:rPr>
        <w:t>Разработка автоматизированного рабочего места менеджера (на примере корпорации «Сибирское здоровье»)</w:t>
      </w:r>
      <w:r w:rsidR="0077174E"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</w:t>
      </w:r>
      <w:r w:rsidRPr="00A14C3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_________________________________________________________________________________________________________________________</w:t>
      </w:r>
    </w:p>
    <w:p w14:paraId="2B62DFA9" w14:textId="1239C73B" w:rsidR="00170B91" w:rsidRDefault="00A14C36" w:rsidP="00216415">
      <w:pPr>
        <w:spacing w:after="0"/>
        <w:rPr>
          <w:rFonts w:ascii="Times New Roman" w:eastAsia="Times New Roman" w:hAnsi="Times New Roman" w:cs="Times New Roman"/>
          <w:b/>
          <w:cap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kern w:val="28"/>
          <w:sz w:val="28"/>
          <w:szCs w:val="28"/>
          <w:lang w:eastAsia="ru-RU"/>
        </w:rPr>
        <w:br w:type="page"/>
      </w:r>
    </w:p>
    <w:p w14:paraId="594316A0" w14:textId="77777777" w:rsidR="00E60F6D" w:rsidRPr="00DC7F43" w:rsidRDefault="00E60F6D" w:rsidP="00965E1C">
      <w:pPr>
        <w:pStyle w:val="10"/>
        <w:numPr>
          <w:ilvl w:val="0"/>
          <w:numId w:val="0"/>
        </w:numPr>
        <w:rPr>
          <w:i/>
        </w:rPr>
      </w:pPr>
      <w:r w:rsidRPr="00DC7F43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i w:val="0"/>
          <w:caps w:val="0"/>
          <w:sz w:val="22"/>
          <w:szCs w:val="22"/>
          <w:lang w:val="ru-RU" w:eastAsia="en-US"/>
        </w:rPr>
        <w:id w:val="173550395"/>
        <w:docPartObj>
          <w:docPartGallery w:val="Table of Contents"/>
          <w:docPartUnique/>
        </w:docPartObj>
      </w:sdtPr>
      <w:sdtEndPr>
        <w:rPr>
          <w:b/>
          <w:bCs/>
          <w:i/>
        </w:rPr>
      </w:sdtEndPr>
      <w:sdtContent>
        <w:p w14:paraId="7DC7DDCD" w14:textId="77777777" w:rsidR="00E60F6D" w:rsidRPr="00E96EE7" w:rsidRDefault="00E60F6D" w:rsidP="00D4010A">
          <w:pPr>
            <w:pStyle w:val="12"/>
            <w:spacing w:line="360" w:lineRule="auto"/>
            <w:rPr>
              <w:rFonts w:ascii="Times New Roman" w:eastAsiaTheme="minorEastAsia" w:hAnsi="Times New Roman"/>
              <w:i w:val="0"/>
              <w:noProof/>
              <w:sz w:val="22"/>
              <w:szCs w:val="22"/>
              <w:lang w:val="ru-RU"/>
            </w:rPr>
          </w:pPr>
          <w:r w:rsidRPr="00E96EE7">
            <w:rPr>
              <w:rFonts w:ascii="Times New Roman" w:hAnsi="Times New Roman"/>
              <w:i w:val="0"/>
              <w:lang w:val="ru-RU"/>
            </w:rPr>
            <w:fldChar w:fldCharType="begin"/>
          </w:r>
          <w:r w:rsidRPr="00E96EE7">
            <w:rPr>
              <w:rFonts w:ascii="Times New Roman" w:hAnsi="Times New Roman"/>
              <w:i w:val="0"/>
              <w:lang w:val="ru-RU"/>
            </w:rPr>
            <w:instrText xml:space="preserve"> TOC \o "1-3" \h \z \u </w:instrText>
          </w:r>
          <w:r w:rsidRPr="00E96EE7">
            <w:rPr>
              <w:rFonts w:ascii="Times New Roman" w:hAnsi="Times New Roman"/>
              <w:i w:val="0"/>
              <w:lang w:val="ru-RU"/>
            </w:rPr>
            <w:fldChar w:fldCharType="separate"/>
          </w:r>
        </w:p>
        <w:p w14:paraId="7794EDF7" w14:textId="77777777" w:rsidR="00E60F6D" w:rsidRPr="00E60F6D" w:rsidRDefault="00E60F6D" w:rsidP="00D4010A">
          <w:pPr>
            <w:pStyle w:val="31"/>
            <w:spacing w:after="0" w:line="360" w:lineRule="auto"/>
            <w:rPr>
              <w:rFonts w:ascii="Times New Roman" w:eastAsiaTheme="minorEastAsia" w:hAnsi="Times New Roman"/>
              <w:noProof/>
            </w:rPr>
          </w:pPr>
        </w:p>
        <w:p w14:paraId="277A1D89" w14:textId="77777777" w:rsidR="00E60F6D" w:rsidRPr="00E60F6D" w:rsidRDefault="0022058E" w:rsidP="00D4010A">
          <w:pPr>
            <w:pStyle w:val="12"/>
            <w:spacing w:line="360" w:lineRule="auto"/>
            <w:rPr>
              <w:rFonts w:ascii="Times New Roman" w:eastAsiaTheme="minorEastAsia" w:hAnsi="Times New Roman"/>
              <w:i w:val="0"/>
              <w:caps w:val="0"/>
              <w:noProof/>
              <w:lang w:val="ru-RU"/>
            </w:rPr>
          </w:pPr>
          <w:hyperlink w:anchor="_Toc481101122" w:history="1">
            <w:r w:rsidR="00E60F6D" w:rsidRPr="00E60F6D">
              <w:rPr>
                <w:rStyle w:val="ab"/>
                <w:rFonts w:ascii="Times New Roman" w:hAnsi="Times New Roman"/>
                <w:i w:val="0"/>
                <w:noProof/>
                <w:lang w:val="ru-RU"/>
              </w:rPr>
              <w:t>Глава 2 Проектирование базы данных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_Toc481101122 \h </w:instrTex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>17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14:paraId="12CBCD8A" w14:textId="77777777" w:rsidR="00E60F6D" w:rsidRPr="00E60F6D" w:rsidRDefault="0022058E" w:rsidP="00D4010A">
          <w:pPr>
            <w:pStyle w:val="2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3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_Toc481101123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8E686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4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2.1.1 Описание предметной области, цель и назначение системы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_Toc481101124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06FC9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5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2.1.2 Функции и требования к системе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_Toc481101125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D21FA" w14:textId="77777777" w:rsidR="00E60F6D" w:rsidRPr="00E60F6D" w:rsidRDefault="0022058E" w:rsidP="00D4010A">
          <w:pPr>
            <w:pStyle w:val="2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6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Разработка системы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_Toc481101126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D30E3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7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2.2.1 Разработка логической модели информационной системы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_Toc481101127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94FBA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8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2.2.2 Построение физической модели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_Toc481101128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4758D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29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2.2.3 Генерация физической модели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_Toc481101129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E7A0A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30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2.2.4. Просмотр сгенерированной БД и </w:t>
            </w:r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заполнение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_Toc481101130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CA6FA" w14:textId="77777777" w:rsidR="00E60F6D" w:rsidRPr="00E60F6D" w:rsidRDefault="0022058E" w:rsidP="00D4010A">
          <w:pPr>
            <w:pStyle w:val="12"/>
            <w:spacing w:line="360" w:lineRule="auto"/>
            <w:rPr>
              <w:rFonts w:ascii="Times New Roman" w:eastAsiaTheme="minorEastAsia" w:hAnsi="Times New Roman"/>
              <w:i w:val="0"/>
              <w:caps w:val="0"/>
              <w:noProof/>
              <w:lang w:val="ru-RU"/>
            </w:rPr>
          </w:pPr>
          <w:hyperlink w:anchor="_Toc481101131" w:history="1">
            <w:r w:rsidR="00E60F6D" w:rsidRPr="00E60F6D">
              <w:rPr>
                <w:rStyle w:val="ab"/>
                <w:rFonts w:ascii="Times New Roman" w:hAnsi="Times New Roman"/>
                <w:i w:val="0"/>
                <w:noProof/>
                <w:lang w:val="ru-RU"/>
              </w:rPr>
              <w:t>Глава 3 Разработка приложения для работы с базой данных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_Toc481101131 \h </w:instrTex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>39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14:paraId="5B8E9A63" w14:textId="77777777" w:rsidR="00E60F6D" w:rsidRPr="00E60F6D" w:rsidRDefault="0022058E" w:rsidP="00D4010A">
          <w:pPr>
            <w:pStyle w:val="2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32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Требования к программе или программному изделию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_Toc481101132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5B271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33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составу и параметрам технических средств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_Toc481101133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B50CD" w14:textId="77777777" w:rsidR="00E60F6D" w:rsidRPr="00E60F6D" w:rsidRDefault="0022058E" w:rsidP="00D4010A">
          <w:pPr>
            <w:pStyle w:val="3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34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3.1.2 Требования к программным средствам, используемым программой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_Toc481101134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78159" w14:textId="77777777" w:rsidR="00E60F6D" w:rsidRPr="00E60F6D" w:rsidRDefault="0022058E" w:rsidP="00D4010A">
          <w:pPr>
            <w:pStyle w:val="2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81101135" w:history="1">
            <w:r w:rsidR="00E60F6D" w:rsidRPr="00E60F6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Технология работы с приложением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_Toc481101135 \h </w:instrTex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60F6D" w:rsidRPr="00E60F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9E1A3" w14:textId="77777777" w:rsidR="00E60F6D" w:rsidRPr="00E60F6D" w:rsidRDefault="0022058E" w:rsidP="00D4010A">
          <w:pPr>
            <w:pStyle w:val="12"/>
            <w:spacing w:line="360" w:lineRule="auto"/>
            <w:rPr>
              <w:rFonts w:ascii="Times New Roman" w:eastAsiaTheme="minorEastAsia" w:hAnsi="Times New Roman"/>
              <w:i w:val="0"/>
              <w:caps w:val="0"/>
              <w:noProof/>
              <w:lang w:val="ru-RU"/>
            </w:rPr>
          </w:pPr>
          <w:hyperlink w:anchor="_Toc481101136" w:history="1">
            <w:r w:rsidR="00E60F6D" w:rsidRPr="00E60F6D">
              <w:rPr>
                <w:rStyle w:val="ab"/>
                <w:rFonts w:ascii="Times New Roman" w:hAnsi="Times New Roman"/>
                <w:i w:val="0"/>
                <w:noProof/>
                <w:lang w:val="ru-RU"/>
              </w:rPr>
              <w:t>ЗАКЛЮЧЕНИЕ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_Toc481101136 \h </w:instrTex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>55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14:paraId="7E020DCB" w14:textId="77777777" w:rsidR="00E60F6D" w:rsidRPr="00E60F6D" w:rsidRDefault="0022058E" w:rsidP="00D4010A">
          <w:pPr>
            <w:pStyle w:val="12"/>
            <w:spacing w:line="360" w:lineRule="auto"/>
            <w:rPr>
              <w:rFonts w:ascii="Times New Roman" w:eastAsiaTheme="minorEastAsia" w:hAnsi="Times New Roman"/>
              <w:i w:val="0"/>
              <w:caps w:val="0"/>
              <w:noProof/>
              <w:lang w:val="ru-RU"/>
            </w:rPr>
          </w:pPr>
          <w:hyperlink w:anchor="_Toc481101137" w:history="1">
            <w:r w:rsidR="00E60F6D" w:rsidRPr="00E60F6D">
              <w:rPr>
                <w:rStyle w:val="ab"/>
                <w:rFonts w:ascii="Times New Roman" w:hAnsi="Times New Roman"/>
                <w:i w:val="0"/>
                <w:noProof/>
                <w:lang w:val="ru-RU"/>
              </w:rPr>
              <w:t>СПИСОК ЛИТЕРАТУРЫ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ab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begin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instrText xml:space="preserve"> PAGEREF _Toc481101137 \h </w:instrTex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separate"/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t>56</w:t>
            </w:r>
            <w:r w:rsidR="00E60F6D" w:rsidRPr="00E60F6D">
              <w:rPr>
                <w:rFonts w:ascii="Times New Roman" w:hAnsi="Times New Roman"/>
                <w:i w:val="0"/>
                <w:noProof/>
                <w:webHidden/>
              </w:rPr>
              <w:fldChar w:fldCharType="end"/>
            </w:r>
          </w:hyperlink>
        </w:p>
        <w:p w14:paraId="2FD81969" w14:textId="77777777" w:rsidR="00E60F6D" w:rsidRPr="00E96EE7" w:rsidRDefault="00E60F6D" w:rsidP="00D4010A">
          <w:pPr>
            <w:spacing w:after="0" w:line="360" w:lineRule="auto"/>
          </w:pPr>
          <w:r w:rsidRPr="00E96EE7">
            <w:rPr>
              <w:rFonts w:ascii="Times New Roman" w:hAnsi="Times New Roman"/>
              <w:bCs/>
              <w:i/>
            </w:rPr>
            <w:fldChar w:fldCharType="end"/>
          </w:r>
        </w:p>
      </w:sdtContent>
    </w:sdt>
    <w:p w14:paraId="1053A3F2" w14:textId="77777777" w:rsidR="00E60F6D" w:rsidRPr="00E96EE7" w:rsidRDefault="00E60F6D" w:rsidP="00D4010A">
      <w:pPr>
        <w:spacing w:after="0" w:line="360" w:lineRule="auto"/>
        <w:rPr>
          <w:rFonts w:ascii="Times New Roman" w:hAnsi="Times New Roman"/>
          <w:b/>
          <w:i/>
          <w:caps/>
          <w:kern w:val="28"/>
        </w:rPr>
      </w:pPr>
      <w:r w:rsidRPr="00E96EE7">
        <w:rPr>
          <w:i/>
        </w:rPr>
        <w:br w:type="page"/>
      </w:r>
    </w:p>
    <w:p w14:paraId="70E24B5F" w14:textId="07C04A7F" w:rsidR="00A17877" w:rsidRDefault="00364FC1" w:rsidP="00965E1C">
      <w:pPr>
        <w:pStyle w:val="10"/>
        <w:numPr>
          <w:ilvl w:val="0"/>
          <w:numId w:val="0"/>
        </w:numPr>
      </w:pPr>
      <w:r w:rsidRPr="00DC7F43">
        <w:lastRenderedPageBreak/>
        <w:t>ВВЕДЕНИЕ</w:t>
      </w:r>
    </w:p>
    <w:p w14:paraId="76F69ECF" w14:textId="77777777" w:rsidR="0093239C" w:rsidRPr="0093239C" w:rsidRDefault="0093239C" w:rsidP="008563AA">
      <w:pPr>
        <w:spacing w:after="0"/>
        <w:rPr>
          <w:lang w:eastAsia="ru-RU"/>
        </w:rPr>
      </w:pPr>
    </w:p>
    <w:p w14:paraId="7F0A131D" w14:textId="77777777" w:rsidR="00067EB4" w:rsidRPr="0093239C" w:rsidRDefault="00067EB4" w:rsidP="008563AA">
      <w:pPr>
        <w:pStyle w:val="af5"/>
      </w:pPr>
      <w:r w:rsidRPr="0093239C">
        <w:t>Применение информационных технологий в управлении малым бизнесом сегодня</w:t>
      </w:r>
      <w:ins w:id="3" w:author="Dima" w:date="2017-05-10T18:32:00Z">
        <w:r w:rsidRPr="0093239C">
          <w:rPr>
            <w:rPrChange w:id="4" w:author="Dima" w:date="2017-05-10T18:32:00Z">
              <w:rPr>
                <w:rFonts w:eastAsia="Cambria"/>
                <w:color w:val="333333"/>
                <w:u w:color="333333"/>
                <w:bdr w:val="nil"/>
                <w:lang w:val="en-US" w:eastAsia="ru-RU"/>
              </w:rPr>
            </w:rPrChange>
          </w:rPr>
          <w:t xml:space="preserve"> -</w:t>
        </w:r>
      </w:ins>
      <w:r w:rsidRPr="0093239C">
        <w:t xml:space="preserve"> объективная необходимость.</w:t>
      </w:r>
      <w:ins w:id="5" w:author="Dima" w:date="2017-05-10T18:47:00Z">
        <w:r w:rsidRPr="0093239C">
          <w:t xml:space="preserve"> </w:t>
        </w:r>
      </w:ins>
      <w:moveToRangeStart w:id="6" w:author="Dima" w:date="2017-05-10T18:47:00Z" w:name="move482205378"/>
      <w:moveTo w:id="7" w:author="Dima" w:date="2017-05-10T18:47:00Z">
        <w:r w:rsidRPr="0093239C">
          <w:t>Специализированное программное обеспечение позволяет решать практически любые задачи компани</w:t>
        </w:r>
      </w:moveTo>
      <w:r w:rsidRPr="0093239C">
        <w:t>й</w:t>
      </w:r>
      <w:moveTo w:id="8" w:author="Dima" w:date="2017-05-10T18:47:00Z">
        <w:r w:rsidRPr="0093239C">
          <w:t>.</w:t>
        </w:r>
        <w:del w:id="9" w:author="Dima" w:date="2017-05-10T18:47:00Z">
          <w:r w:rsidRPr="0093239C" w:rsidDel="00BE0873">
            <w:delText xml:space="preserve"> </w:delText>
          </w:r>
        </w:del>
      </w:moveTo>
      <w:moveToRangeEnd w:id="6"/>
      <w:r w:rsidRPr="0093239C">
        <w:t xml:space="preserve"> Целью подобных систем является построение информационного пространства организации малого бизнеса</w:t>
      </w:r>
      <w:ins w:id="10" w:author="Dima" w:date="2017-05-10T18:37:00Z">
        <w:r w:rsidRPr="0093239C">
          <w:t>,</w:t>
        </w:r>
      </w:ins>
      <w:del w:id="11" w:author="Dima" w:date="2017-05-10T18:37:00Z">
        <w:r w:rsidRPr="0093239C" w:rsidDel="000E776C">
          <w:delText>.</w:delText>
        </w:r>
      </w:del>
      <w:ins w:id="12" w:author="Dima" w:date="2017-05-10T18:37:00Z">
        <w:r w:rsidRPr="0093239C">
          <w:t xml:space="preserve"> что</w:t>
        </w:r>
      </w:ins>
      <w:del w:id="13" w:author="Dima" w:date="2017-05-10T18:37:00Z">
        <w:r w:rsidRPr="0093239C" w:rsidDel="000E776C">
          <w:delText xml:space="preserve"> Они</w:delText>
        </w:r>
      </w:del>
      <w:r w:rsidRPr="0093239C">
        <w:t xml:space="preserve"> позволя</w:t>
      </w:r>
      <w:ins w:id="14" w:author="Dima" w:date="2017-05-10T18:37:00Z">
        <w:r w:rsidRPr="0093239C">
          <w:t>ет</w:t>
        </w:r>
      </w:ins>
      <w:del w:id="15" w:author="Dima" w:date="2017-05-10T18:37:00Z">
        <w:r w:rsidRPr="0093239C" w:rsidDel="000E776C">
          <w:delText>ют</w:delText>
        </w:r>
      </w:del>
      <w:r w:rsidRPr="0093239C">
        <w:t xml:space="preserve"> делать текущие срезы состояний бизнес-процессов в управленческой, бухгалтерской и административной системах управления организацией; и</w:t>
      </w:r>
      <w:moveToRangeStart w:id="16" w:author="Dima" w:date="2017-05-10T18:53:00Z" w:name="move482205765"/>
      <w:moveTo w:id="17" w:author="Dima" w:date="2017-05-10T18:53:00Z">
        <w:r w:rsidRPr="0093239C">
          <w:t>ногда требуется решать очень узкие, специфичные задачи, что требует применения отдельного узкоспециализированного программного обеспечения, что сильно увеличивает стоимость готового решения.</w:t>
        </w:r>
      </w:moveTo>
      <w:moveToRangeEnd w:id="16"/>
    </w:p>
    <w:p w14:paraId="408C41FC" w14:textId="77777777" w:rsidR="00067EB4" w:rsidRDefault="00067EB4" w:rsidP="0093239C">
      <w:pPr>
        <w:pStyle w:val="af5"/>
        <w:rPr>
          <w:rFonts w:eastAsia="Cambria"/>
          <w:color w:val="000000"/>
          <w:u w:color="000000"/>
          <w:bdr w:val="nil"/>
          <w:lang w:eastAsia="ru-RU"/>
        </w:rPr>
      </w:pPr>
      <w:ins w:id="18" w:author="Dima" w:date="2017-05-10T18:43:00Z">
        <w:r w:rsidRPr="0093239C">
          <w:rPr>
            <w:rStyle w:val="af6"/>
          </w:rPr>
          <w:t>И</w:t>
        </w:r>
      </w:ins>
      <w:del w:id="19" w:author="Dima" w:date="2017-05-10T18:43:00Z">
        <w:r w:rsidRPr="0093239C" w:rsidDel="00BE0873">
          <w:rPr>
            <w:rStyle w:val="af6"/>
          </w:rPr>
          <w:delText>В тоже время, и</w:delText>
        </w:r>
      </w:del>
      <w:r w:rsidRPr="0093239C">
        <w:rPr>
          <w:rStyle w:val="af6"/>
        </w:rPr>
        <w:t>спользование профессиональных пакетов программ, таких как 1С, Галактика, Парус, SAP или их аналогов от российских и иностранных компаний нецелесообразно в условиях работы небольших компаний с малым</w:t>
      </w:r>
      <w:r>
        <w:rPr>
          <w:rFonts w:eastAsia="Cambria"/>
          <w:color w:val="000000"/>
          <w:u w:color="000000"/>
          <w:bdr w:val="nil"/>
          <w:lang w:eastAsia="ru-RU"/>
        </w:rPr>
        <w:t xml:space="preserve"> числом сотрудников</w:t>
      </w:r>
      <w:r w:rsidRPr="00364FC1">
        <w:rPr>
          <w:rFonts w:eastAsia="Cambria"/>
          <w:color w:val="000000"/>
          <w:u w:color="000000"/>
          <w:bdr w:val="nil"/>
          <w:lang w:eastAsia="ru-RU"/>
        </w:rPr>
        <w:t>.</w:t>
      </w:r>
      <w:r w:rsidRPr="00751D72">
        <w:rPr>
          <w:rFonts w:eastAsia="Cambria"/>
          <w:color w:val="000000"/>
          <w:u w:color="000000"/>
          <w:bdr w:val="nil"/>
          <w:lang w:eastAsia="ru-RU"/>
        </w:rPr>
        <w:t xml:space="preserve"> </w:t>
      </w:r>
      <w:moveFromRangeStart w:id="20" w:author="Dima" w:date="2017-05-10T18:47:00Z" w:name="move482205378"/>
      <w:moveFrom w:id="21" w:author="Dima" w:date="2017-05-10T18:47:00Z">
        <w:r w:rsidRPr="00364FC1" w:rsidDel="00BE0873">
          <w:rPr>
            <w:rFonts w:eastAsia="Cambria"/>
            <w:color w:val="000000"/>
            <w:u w:color="000000"/>
            <w:bdr w:val="nil"/>
            <w:lang w:eastAsia="ru-RU"/>
          </w:rPr>
          <w:t xml:space="preserve">Специализированное программное обеспечение позволяет решать практически любые задачи компании. </w:t>
        </w:r>
      </w:moveFrom>
      <w:moveFromRangeEnd w:id="20"/>
      <w:r w:rsidRPr="00364FC1">
        <w:rPr>
          <w:rFonts w:eastAsia="Cambria"/>
          <w:color w:val="000000"/>
          <w:u w:color="000000"/>
          <w:bdr w:val="nil"/>
          <w:lang w:eastAsia="ru-RU"/>
        </w:rPr>
        <w:t xml:space="preserve">Наличие множества функций приводит к усложнению интерфейса, повышаются затраты времени на работу с системой. Пользователю требуется пройти специальное обучение для работы с программой. </w:t>
      </w:r>
      <w:moveFromRangeStart w:id="22" w:author="Dima" w:date="2017-05-10T18:53:00Z" w:name="move482205765"/>
      <w:moveFrom w:id="23" w:author="Dima" w:date="2017-05-10T18:53:00Z">
        <w:r w:rsidRPr="00364FC1" w:rsidDel="00D42654">
          <w:rPr>
            <w:rFonts w:eastAsia="Cambria"/>
            <w:color w:val="000000"/>
            <w:u w:color="000000"/>
            <w:bdr w:val="nil"/>
            <w:lang w:eastAsia="ru-RU"/>
          </w:rPr>
          <w:t xml:space="preserve">Иногда требуется решать очень узкие, специфичные задачи, что требует применения отдельного узкоспециализированного программного обеспечения, что сильно увеличивает стоимость готового решения. </w:t>
        </w:r>
      </w:moveFrom>
      <w:moveFromRangeEnd w:id="22"/>
      <w:moveToRangeStart w:id="24" w:author="Dima" w:date="2017-05-10T18:50:00Z" w:name="move482205548"/>
      <w:ins w:id="25" w:author="Dima" w:date="2017-05-10T18:50:00Z">
        <w:r w:rsidRPr="00364FC1">
          <w:rPr>
            <w:rFonts w:eastAsia="Cambria"/>
            <w:color w:val="000000"/>
            <w:u w:color="000000"/>
            <w:bdr w:val="nil"/>
            <w:lang w:eastAsia="ru-RU"/>
          </w:rPr>
          <w:t xml:space="preserve">Высокая стоимость программ для управления финансами делает их недоступными для начинающего предпринимателя, </w:t>
        </w:r>
        <w:r>
          <w:rPr>
            <w:rFonts w:eastAsia="Cambria"/>
            <w:color w:val="000000"/>
            <w:u w:color="000000"/>
            <w:bdr w:val="nil"/>
            <w:lang w:eastAsia="ru-RU"/>
          </w:rPr>
          <w:t>который работает индивидуально.</w:t>
        </w:r>
      </w:ins>
      <w:r>
        <w:rPr>
          <w:rFonts w:eastAsia="Cambria"/>
          <w:color w:val="000000"/>
          <w:u w:color="000000"/>
          <w:bdr w:val="nil"/>
          <w:lang w:eastAsia="ru-RU"/>
        </w:rPr>
        <w:t xml:space="preserve"> </w:t>
      </w:r>
    </w:p>
    <w:p w14:paraId="5FCC4387" w14:textId="77777777" w:rsidR="00067EB4" w:rsidRPr="0027096D" w:rsidDel="00D42654" w:rsidRDefault="00067EB4" w:rsidP="0093239C">
      <w:pPr>
        <w:pStyle w:val="af5"/>
        <w:rPr>
          <w:ins w:id="26" w:author="Dima" w:date="2017-05-10T18:50:00Z"/>
          <w:del w:id="27" w:author="Dima" w:date="2017-05-10T18:50:00Z"/>
          <w:kern w:val="32"/>
          <w:u w:color="000000"/>
          <w:bdr w:val="nil"/>
          <w:lang w:eastAsia="ru-RU"/>
        </w:rPr>
      </w:pPr>
      <w:r w:rsidRPr="0093239C">
        <w:rPr>
          <w:rStyle w:val="af6"/>
        </w:rPr>
        <w:t xml:space="preserve">В этой связи особую актуальность приобретает разработка программ для автоматизации работы таких сотрудников. Разработка программного обеспечения с нуля позволяет учесть все возможные требования и сделать </w:t>
      </w:r>
      <w:r w:rsidRPr="00364FC1">
        <w:rPr>
          <w:u w:color="000000"/>
          <w:bdr w:val="nil"/>
          <w:lang w:eastAsia="ru-RU"/>
        </w:rPr>
        <w:t>программу максимально простой и гибкой.</w:t>
      </w:r>
    </w:p>
    <w:moveToRangeEnd w:id="24"/>
    <w:p w14:paraId="3A4769DC" w14:textId="77777777" w:rsidR="00067EB4" w:rsidRDefault="00067EB4" w:rsidP="0093239C">
      <w:pPr>
        <w:pStyle w:val="af5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 xml:space="preserve"> </w:t>
      </w:r>
      <w:ins w:id="28" w:author="Dima" w:date="2017-05-10T18:54:00Z">
        <w:r>
          <w:rPr>
            <w:u w:color="000000"/>
            <w:bdr w:val="nil"/>
            <w:lang w:eastAsia="ru-RU"/>
          </w:rPr>
          <w:t>Также и</w:t>
        </w:r>
      </w:ins>
      <w:del w:id="29" w:author="Dima" w:date="2017-05-10T18:54:00Z">
        <w:r w:rsidRPr="00364FC1" w:rsidDel="00D42654">
          <w:rPr>
            <w:u w:color="000000"/>
            <w:bdr w:val="nil"/>
            <w:lang w:eastAsia="ru-RU"/>
          </w:rPr>
          <w:delText>И</w:delText>
        </w:r>
      </w:del>
      <w:r w:rsidRPr="00364FC1">
        <w:rPr>
          <w:u w:color="000000"/>
          <w:bdr w:val="nil"/>
          <w:lang w:eastAsia="ru-RU"/>
        </w:rPr>
        <w:t>спользование современного программного обеспечения на компьютерах старой конфигурации выпущенных многие годы назад, может оказаться затруднительным из-за высоких системных требований.</w:t>
      </w:r>
    </w:p>
    <w:p w14:paraId="60B4F243" w14:textId="05C6ED9A" w:rsidR="00067EB4" w:rsidRPr="00704779" w:rsidRDefault="00586D92" w:rsidP="002A0E27">
      <w:pPr>
        <w:pStyle w:val="af5"/>
        <w:rPr>
          <w:b/>
          <w:bCs/>
          <w:kern w:val="32"/>
          <w:sz w:val="32"/>
          <w:szCs w:val="32"/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lastRenderedPageBreak/>
        <w:t>В процессе рассмотрения информационных ресурсов</w:t>
      </w:r>
      <w:r w:rsidR="00067EB4">
        <w:rPr>
          <w:u w:color="000000"/>
          <w:bdr w:val="nil"/>
          <w:lang w:eastAsia="ru-RU"/>
        </w:rPr>
        <w:t xml:space="preserve"> к</w:t>
      </w:r>
      <w:r>
        <w:rPr>
          <w:u w:color="000000"/>
          <w:bdr w:val="nil"/>
          <w:lang w:eastAsia="ru-RU"/>
        </w:rPr>
        <w:t>омпании «Сибирское Здоровье» было</w:t>
      </w:r>
      <w:r w:rsidR="00067EB4">
        <w:rPr>
          <w:u w:color="000000"/>
          <w:bdr w:val="nil"/>
          <w:lang w:eastAsia="ru-RU"/>
        </w:rPr>
        <w:t xml:space="preserve"> выявлено отсутствие такого специализированного программного обеспечения, которое позволяет решить задачу взаимодействия сотрудника с клиентом на этапе подбора</w:t>
      </w:r>
      <w:r w:rsidR="00067EB4" w:rsidRPr="00704779">
        <w:rPr>
          <w:u w:color="000000"/>
          <w:bdr w:val="nil"/>
          <w:lang w:eastAsia="ru-RU"/>
        </w:rPr>
        <w:t xml:space="preserve"> </w:t>
      </w:r>
      <w:r w:rsidR="00067EB4">
        <w:rPr>
          <w:u w:color="000000"/>
          <w:bdr w:val="nil"/>
          <w:lang w:eastAsia="ru-RU"/>
        </w:rPr>
        <w:t>индивидуальной программы максимально соответствующей потребности клиента.</w:t>
      </w:r>
    </w:p>
    <w:p w14:paraId="55723758" w14:textId="77777777" w:rsidR="00364FC1" w:rsidRPr="00364FC1" w:rsidRDefault="00364FC1" w:rsidP="00364FC1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8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Целью </w:t>
      </w:r>
      <w:r w:rsidR="0023072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дипломной </w:t>
      </w: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работы является разработка программы, автоматизирующей </w:t>
      </w:r>
      <w:r w:rsidR="0023072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рабочее место сотрудника </w:t>
      </w:r>
      <w:ins w:id="30" w:author="Dima" w:date="2017-05-10T18:57:00Z">
        <w:r w:rsidR="00D42654"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К</w:t>
        </w:r>
      </w:ins>
      <w:del w:id="31" w:author="Dima" w:date="2017-05-10T18:57:00Z">
        <w:r w:rsidR="0023072D" w:rsidDel="00D42654"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delText>к</w:delText>
        </w:r>
      </w:del>
      <w:r w:rsidR="0023072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орпорации «Сибирское </w:t>
      </w:r>
      <w:ins w:id="32" w:author="Dima" w:date="2017-05-10T18:58:00Z">
        <w:r w:rsidR="00D42654"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З</w:t>
        </w:r>
      </w:ins>
      <w:del w:id="33" w:author="Dima" w:date="2017-05-10T18:58:00Z">
        <w:r w:rsidR="0023072D" w:rsidDel="00D42654"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delText>з</w:delText>
        </w:r>
      </w:del>
      <w:r w:rsidR="0023072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доровье»</w:t>
      </w:r>
    </w:p>
    <w:p w14:paraId="19C21166" w14:textId="77777777" w:rsidR="00364FC1" w:rsidRPr="00364FC1" w:rsidRDefault="00364FC1" w:rsidP="008F186F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Для достижения поставленной цели необходимо решить следующие задачи: </w:t>
      </w:r>
    </w:p>
    <w:p w14:paraId="45223525" w14:textId="77777777" w:rsidR="00364FC1" w:rsidRPr="00364FC1" w:rsidRDefault="00364FC1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sz w:val="28"/>
          <w:szCs w:val="28"/>
          <w:u w:color="000000"/>
          <w:bdr w:val="nil"/>
          <w:lang w:eastAsia="ru-RU"/>
        </w:rPr>
        <w:t>изучить список необходимых док</w:t>
      </w:r>
      <w:r w:rsidR="0023072D">
        <w:rPr>
          <w:rFonts w:ascii="Times New Roman" w:eastAsia="Arial Unicode MS" w:hAnsi="Times New Roman" w:cs="Times New Roman"/>
          <w:sz w:val="28"/>
          <w:szCs w:val="28"/>
          <w:u w:color="000000"/>
          <w:bdr w:val="nil"/>
          <w:lang w:eastAsia="ru-RU"/>
        </w:rPr>
        <w:t>ументов для организации продажи продук</w:t>
      </w:r>
      <w:ins w:id="34" w:author="Dima" w:date="2017-05-10T18:59:00Z">
        <w:r w:rsidR="00EA2BD8">
          <w:rPr>
            <w:rFonts w:ascii="Times New Roman" w:eastAsia="Arial Unicode MS" w:hAnsi="Times New Roman" w:cs="Times New Roman"/>
            <w:sz w:val="28"/>
            <w:szCs w:val="28"/>
            <w:u w:color="000000"/>
            <w:bdr w:val="nil"/>
            <w:lang w:eastAsia="ru-RU"/>
          </w:rPr>
          <w:t>ции</w:t>
        </w:r>
      </w:ins>
      <w:del w:id="35" w:author="Dima" w:date="2017-05-10T18:59:00Z">
        <w:r w:rsidR="0023072D" w:rsidDel="00EA2BD8">
          <w:rPr>
            <w:rFonts w:ascii="Times New Roman" w:eastAsia="Arial Unicode MS" w:hAnsi="Times New Roman" w:cs="Times New Roman"/>
            <w:sz w:val="28"/>
            <w:szCs w:val="28"/>
            <w:u w:color="000000"/>
            <w:bdr w:val="nil"/>
            <w:lang w:eastAsia="ru-RU"/>
          </w:rPr>
          <w:delText>тов</w:delText>
        </w:r>
      </w:del>
      <w:r w:rsidRPr="00364FC1">
        <w:rPr>
          <w:rFonts w:ascii="Times New Roman" w:eastAsia="Arial Unicode MS" w:hAnsi="Times New Roman" w:cs="Times New Roman"/>
          <w:sz w:val="28"/>
          <w:szCs w:val="28"/>
          <w:u w:color="000000"/>
          <w:bdr w:val="nil"/>
          <w:lang w:eastAsia="ru-RU"/>
        </w:rPr>
        <w:t>;</w:t>
      </w:r>
    </w:p>
    <w:p w14:paraId="4C5DA408" w14:textId="77777777" w:rsidR="00364FC1" w:rsidRPr="00364FC1" w:rsidRDefault="00364FC1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изучить принципы автоматизации рабочих мест;</w:t>
      </w:r>
    </w:p>
    <w:p w14:paraId="3F6AADB5" w14:textId="77777777" w:rsidR="00364FC1" w:rsidRPr="00364FC1" w:rsidRDefault="00364FC1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изучить литературу по разработке программного обеспечения;</w:t>
      </w:r>
    </w:p>
    <w:p w14:paraId="7A96DAAF" w14:textId="77777777" w:rsidR="00364FC1" w:rsidRPr="00364FC1" w:rsidRDefault="00364FC1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проанализировать и выбрать ср</w:t>
      </w:r>
      <w:r w:rsidR="0023072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едства для разработки программы</w:t>
      </w: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;</w:t>
      </w:r>
    </w:p>
    <w:p w14:paraId="085054ED" w14:textId="7D8DCA15" w:rsidR="00364FC1" w:rsidRDefault="00364FC1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рассмотреть существующие программы с аналогичной функциональностью;</w:t>
      </w:r>
    </w:p>
    <w:p w14:paraId="438E70D4" w14:textId="7BDCE89B" w:rsidR="00F94B6E" w:rsidRPr="00364FC1" w:rsidRDefault="00F94B6E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выполнить проектирование базы данных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;</w:t>
      </w:r>
    </w:p>
    <w:p w14:paraId="0CD6CA90" w14:textId="12D32FBF" w:rsidR="00364FC1" w:rsidRDefault="00364FC1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FC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выполнить разработку программного продукта;</w:t>
      </w:r>
    </w:p>
    <w:p w14:paraId="4ADB73E0" w14:textId="5FF928C5" w:rsidR="00A17877" w:rsidRPr="00364FC1" w:rsidRDefault="00A17877" w:rsidP="008F186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425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364DD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разработать программную документацию: руководство оператора и руководство программиста.</w:t>
      </w:r>
    </w:p>
    <w:p w14:paraId="6CCC53BE" w14:textId="3A6159FA" w:rsidR="00A17877" w:rsidRPr="00965E1C" w:rsidRDefault="00364FC1" w:rsidP="00965E1C">
      <w:pPr>
        <w:pStyle w:val="10"/>
        <w:rPr>
          <w:rFonts w:eastAsiaTheme="majorEastAsia"/>
          <w:color w:val="auto"/>
        </w:rPr>
      </w:pPr>
      <w:r w:rsidRPr="00364DD1">
        <w:br w:type="page"/>
      </w:r>
      <w:r w:rsidR="0023072D" w:rsidRPr="00965E1C">
        <w:rPr>
          <w:rStyle w:val="11"/>
          <w:b/>
        </w:rPr>
        <w:lastRenderedPageBreak/>
        <w:t>АНАЛИЗ ПРЕДМЕТНОЙ ОБЛАСТИ. ВЫБОР МЕТОДОВ РЕАЛИЗАЦИИ ПРОГРАММНОГО ПРОДУКТА</w:t>
      </w:r>
    </w:p>
    <w:p w14:paraId="13D49E16" w14:textId="74B4B3FE" w:rsidR="00D11E62" w:rsidRDefault="00D11E62" w:rsidP="00DE3CB8">
      <w:pPr>
        <w:pStyle w:val="20"/>
        <w:ind w:left="0" w:firstLine="0"/>
      </w:pPr>
      <w:r>
        <w:t>Цель разработки и анализ ее использования</w:t>
      </w:r>
    </w:p>
    <w:p w14:paraId="406B59B3" w14:textId="3500A7D8" w:rsidR="00D106A8" w:rsidRDefault="00D11E62" w:rsidP="00DE3CB8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r w:rsidRPr="00D11E62">
        <w:rPr>
          <w:i w:val="0"/>
        </w:rPr>
        <w:t xml:space="preserve">Современное состояние </w:t>
      </w:r>
      <w:r w:rsidRPr="00D11E62">
        <w:rPr>
          <w:i w:val="0"/>
          <w:lang w:val="ru-RU"/>
        </w:rPr>
        <w:t>технологий проектирования баз данных</w:t>
      </w:r>
    </w:p>
    <w:p w14:paraId="7533C8C8" w14:textId="77777777" w:rsidR="00DE3CB8" w:rsidRPr="00DE3CB8" w:rsidRDefault="00DE3CB8" w:rsidP="00DE3CB8">
      <w:pPr>
        <w:spacing w:after="0"/>
        <w:rPr>
          <w:lang w:eastAsia="ru-RU"/>
        </w:rPr>
      </w:pPr>
    </w:p>
    <w:p w14:paraId="5A7DDB6D" w14:textId="3C8C3CEC" w:rsidR="007D6412" w:rsidRDefault="00CB5B4A" w:rsidP="00DE3CB8">
      <w:pPr>
        <w:pStyle w:val="af5"/>
        <w:rPr>
          <w:lang w:eastAsia="ru-RU"/>
        </w:rPr>
      </w:pPr>
      <w:r>
        <w:rPr>
          <w:lang w:eastAsia="ru-RU"/>
        </w:rPr>
        <w:t>База данных является неотъемлемой частью информационной системы. Следовательно, перед началом разработки приложения, необходимо уделить особое внимание процессу проектирования БД.</w:t>
      </w:r>
    </w:p>
    <w:p w14:paraId="6B09F735" w14:textId="05F6C459" w:rsidR="00CB5B4A" w:rsidRDefault="00CB5B4A" w:rsidP="00DE3CB8">
      <w:pPr>
        <w:pStyle w:val="af5"/>
        <w:rPr>
          <w:lang w:eastAsia="ru-RU"/>
        </w:rPr>
      </w:pPr>
      <w:r>
        <w:rPr>
          <w:lang w:eastAsia="ru-RU"/>
        </w:rPr>
        <w:t xml:space="preserve">Термин «проектирование базы данных» означает </w:t>
      </w:r>
      <w:r w:rsidRPr="00CB5B4A">
        <w:rPr>
          <w:lang w:eastAsia="ru-RU"/>
        </w:rPr>
        <w:t>процесс создания схемы базы данных и определения необходимых ограничений целостности [19].</w:t>
      </w:r>
    </w:p>
    <w:p w14:paraId="157BAF32" w14:textId="0F8A3254" w:rsidR="001B051E" w:rsidRDefault="001B051E" w:rsidP="005F2B67">
      <w:pPr>
        <w:pStyle w:val="af5"/>
        <w:rPr>
          <w:lang w:eastAsia="ru-RU"/>
        </w:rPr>
      </w:pPr>
      <w:r>
        <w:rPr>
          <w:lang w:eastAsia="ru-RU"/>
        </w:rPr>
        <w:t>Основной задачей проектирования является обеспечить хранение всей необходимой в БД информации с учетом обеспечения целостности и не избыточности с возможностью получить доступ к данным при помощи запросов.</w:t>
      </w:r>
    </w:p>
    <w:p w14:paraId="43B96920" w14:textId="14E3C591" w:rsidR="001B051E" w:rsidRDefault="001B051E" w:rsidP="005F2B67">
      <w:pPr>
        <w:pStyle w:val="af5"/>
        <w:rPr>
          <w:lang w:eastAsia="ru-RU"/>
        </w:rPr>
      </w:pPr>
      <w:r>
        <w:rPr>
          <w:lang w:eastAsia="ru-RU"/>
        </w:rPr>
        <w:t>Далее рассмотрены основные этапы проектирования.</w:t>
      </w:r>
    </w:p>
    <w:p w14:paraId="0274D6A9" w14:textId="73BF2D1B" w:rsidR="001B051E" w:rsidRDefault="001B051E" w:rsidP="005F2B67">
      <w:pPr>
        <w:pStyle w:val="af5"/>
        <w:rPr>
          <w:lang w:eastAsia="ru-RU"/>
        </w:rPr>
      </w:pPr>
      <w:r>
        <w:rPr>
          <w:lang w:eastAsia="ru-RU"/>
        </w:rPr>
        <w:t>Концептуальное проектирование.</w:t>
      </w:r>
    </w:p>
    <w:p w14:paraId="08325C06" w14:textId="4BCA56FD" w:rsidR="001B051E" w:rsidRDefault="001B051E" w:rsidP="005F2B67">
      <w:pPr>
        <w:pStyle w:val="af5"/>
        <w:rPr>
          <w:lang w:eastAsia="ru-RU"/>
        </w:rPr>
      </w:pPr>
      <w:r>
        <w:rPr>
          <w:lang w:eastAsia="ru-RU"/>
        </w:rPr>
        <w:t>Это построение семантической модели предметной области, модель создается без учета конкретной СУБД, по сути модель является проекцией реальной предметной области на схему базы данных.</w:t>
      </w:r>
    </w:p>
    <w:p w14:paraId="2C77F96F" w14:textId="72F5045C" w:rsidR="001B051E" w:rsidRDefault="001B051E" w:rsidP="005F2B67">
      <w:pPr>
        <w:pStyle w:val="af5"/>
        <w:rPr>
          <w:lang w:eastAsia="ru-RU"/>
        </w:rPr>
      </w:pPr>
      <w:r>
        <w:rPr>
          <w:lang w:eastAsia="ru-RU"/>
        </w:rPr>
        <w:t>На этом этапе часто используются графические диаграммы, которые показывают связь между сущностями предметной области (</w:t>
      </w:r>
      <w:r>
        <w:rPr>
          <w:lang w:val="en-US" w:eastAsia="ru-RU"/>
        </w:rPr>
        <w:t>Entity</w:t>
      </w:r>
      <w:r w:rsidRPr="001B051E">
        <w:rPr>
          <w:lang w:eastAsia="ru-RU"/>
        </w:rPr>
        <w:t>-</w:t>
      </w:r>
      <w:r>
        <w:rPr>
          <w:lang w:val="en-US" w:eastAsia="ru-RU"/>
        </w:rPr>
        <w:t>relationship</w:t>
      </w:r>
      <w:r w:rsidRPr="001B051E">
        <w:rPr>
          <w:lang w:eastAsia="ru-RU"/>
        </w:rPr>
        <w:t xml:space="preserve"> </w:t>
      </w:r>
      <w:r>
        <w:rPr>
          <w:lang w:val="en-US" w:eastAsia="ru-RU"/>
        </w:rPr>
        <w:t>diagram</w:t>
      </w:r>
      <w:r>
        <w:rPr>
          <w:lang w:eastAsia="ru-RU"/>
        </w:rPr>
        <w:t>)</w:t>
      </w:r>
      <w:r w:rsidR="00D106A8">
        <w:rPr>
          <w:lang w:eastAsia="ru-RU"/>
        </w:rPr>
        <w:t>.</w:t>
      </w:r>
    </w:p>
    <w:p w14:paraId="3CB53109" w14:textId="0BC773BD" w:rsidR="00D106A8" w:rsidRDefault="00D106A8" w:rsidP="005F2B67">
      <w:pPr>
        <w:pStyle w:val="af5"/>
        <w:rPr>
          <w:lang w:eastAsia="ru-RU"/>
        </w:rPr>
      </w:pPr>
      <w:r w:rsidRPr="00D106A8">
        <w:rPr>
          <w:lang w:eastAsia="ru-RU"/>
        </w:rPr>
        <w:t>Модель «сущность-связь» (англ. “Entity-Relationship model”), или ER-</w:t>
      </w:r>
      <w:r>
        <w:rPr>
          <w:lang w:eastAsia="ru-RU"/>
        </w:rPr>
        <w:t>модель, предложенная П. Ченом</w:t>
      </w:r>
      <w:r w:rsidRPr="00D106A8">
        <w:rPr>
          <w:lang w:eastAsia="ru-RU"/>
        </w:rPr>
        <w:t xml:space="preserve"> в 1976 г., является наиболее известным представителем класса семантических (концептуальных, инфологических) моделей предметной области. ER-модель обычно представляется в графической форме, с использованием оригинальной нотации П. Чена, </w:t>
      </w:r>
      <w:r w:rsidRPr="00D106A8">
        <w:rPr>
          <w:lang w:eastAsia="ru-RU"/>
        </w:rPr>
        <w:lastRenderedPageBreak/>
        <w:t>называемой ER-диаграмма, либо с использованием других графических нотаций (Crow’s Foot, Information Engineering и др.).</w:t>
      </w:r>
    </w:p>
    <w:p w14:paraId="1E5FFF22" w14:textId="317FD9AC" w:rsidR="001B051E" w:rsidRDefault="001B051E" w:rsidP="005F2B67">
      <w:pPr>
        <w:pStyle w:val="af5"/>
        <w:rPr>
          <w:lang w:eastAsia="ru-RU"/>
        </w:rPr>
      </w:pPr>
      <w:r>
        <w:rPr>
          <w:lang w:eastAsia="ru-RU"/>
        </w:rPr>
        <w:t>На этапе логического проектирования создается схема БД на основе реляционной модели БД, набор схем отношений с указанием первичных и вторичных ключей. На этом этапе учитывается специфика модели данных, но не учитывается специфика конкретной СУБД.</w:t>
      </w:r>
    </w:p>
    <w:p w14:paraId="10CE79AC" w14:textId="5C7C45A2" w:rsidR="00D106A8" w:rsidRDefault="00D106A8" w:rsidP="005F2B67">
      <w:pPr>
        <w:pStyle w:val="af5"/>
        <w:rPr>
          <w:lang w:eastAsia="ru-RU"/>
        </w:rPr>
      </w:pPr>
      <w:r>
        <w:rPr>
          <w:lang w:eastAsia="ru-RU"/>
        </w:rPr>
        <w:t>На этапе физического проектирования создается схема данных для конкретной СУБД учитывающая ее особенности, такие как типы данных, ограничения, индексы и т.д.</w:t>
      </w:r>
    </w:p>
    <w:p w14:paraId="26884C84" w14:textId="263C730F" w:rsidR="00D106A8" w:rsidRDefault="00D106A8" w:rsidP="005F2B67">
      <w:pPr>
        <w:pStyle w:val="af5"/>
        <w:rPr>
          <w:lang w:eastAsia="ru-RU"/>
        </w:rPr>
      </w:pPr>
      <w:r>
        <w:rPr>
          <w:lang w:eastAsia="ru-RU"/>
        </w:rPr>
        <w:t>При проектировании БД выполняется нормализация данных (преобразование структуры данных, к такой структуре, которая соответствует требуемой нормальной форме).</w:t>
      </w:r>
    </w:p>
    <w:p w14:paraId="7816DB6A" w14:textId="5F70F299" w:rsidR="00471007" w:rsidRDefault="00471007" w:rsidP="005F2B67">
      <w:pPr>
        <w:pStyle w:val="af5"/>
        <w:rPr>
          <w:lang w:eastAsia="ru-RU"/>
        </w:rPr>
      </w:pPr>
      <w:r>
        <w:rPr>
          <w:lang w:eastAsia="ru-RU"/>
        </w:rPr>
        <w:t xml:space="preserve">В процессе проектирования часто применяются </w:t>
      </w:r>
      <w:r>
        <w:rPr>
          <w:lang w:val="en-US" w:eastAsia="ru-RU"/>
        </w:rPr>
        <w:t>CASE</w:t>
      </w:r>
      <w:r w:rsidRPr="00471007">
        <w:rPr>
          <w:lang w:eastAsia="ru-RU"/>
        </w:rPr>
        <w:t xml:space="preserve"> (англ. computer-aided software engineering)</w:t>
      </w:r>
      <w:r>
        <w:rPr>
          <w:lang w:eastAsia="ru-RU"/>
        </w:rPr>
        <w:t xml:space="preserve"> – наборы программных инструментов для автоматизации, при проектировании программного обеспечения.</w:t>
      </w:r>
      <w:r w:rsidR="003A249B">
        <w:rPr>
          <w:lang w:eastAsia="ru-RU"/>
        </w:rPr>
        <w:t xml:space="preserve"> Они помогают обеспечить высокое качество и снизить число ошибок.</w:t>
      </w:r>
    </w:p>
    <w:p w14:paraId="0B17B386" w14:textId="4536F42B" w:rsidR="003A249B" w:rsidRDefault="003A249B" w:rsidP="005F2B67">
      <w:pPr>
        <w:pStyle w:val="af5"/>
        <w:rPr>
          <w:lang w:eastAsia="ru-RU"/>
        </w:rPr>
      </w:pPr>
      <w:r>
        <w:rPr>
          <w:lang w:eastAsia="ru-RU"/>
        </w:rPr>
        <w:t>Общепринятый подход предполагает разделение таких средств на три категории:</w:t>
      </w:r>
    </w:p>
    <w:p w14:paraId="3A4740A8" w14:textId="77777777" w:rsidR="003A249B" w:rsidRPr="003A249B" w:rsidRDefault="003A249B" w:rsidP="005F2B67">
      <w:pPr>
        <w:pStyle w:val="af5"/>
        <w:numPr>
          <w:ilvl w:val="0"/>
          <w:numId w:val="112"/>
        </w:numPr>
        <w:ind w:left="709" w:hanging="283"/>
        <w:rPr>
          <w:lang w:val="en-US" w:eastAsia="ru-RU"/>
        </w:rPr>
      </w:pPr>
      <w:r w:rsidRPr="003A249B">
        <w:rPr>
          <w:lang w:val="en-US" w:eastAsia="ru-RU"/>
        </w:rPr>
        <w:t>SADT (structured analysis and design technique);</w:t>
      </w:r>
    </w:p>
    <w:p w14:paraId="5A882FA4" w14:textId="77777777" w:rsidR="003A249B" w:rsidRDefault="003A249B" w:rsidP="005F2B67">
      <w:pPr>
        <w:pStyle w:val="af5"/>
        <w:numPr>
          <w:ilvl w:val="0"/>
          <w:numId w:val="112"/>
        </w:numPr>
        <w:ind w:left="709" w:hanging="283"/>
        <w:rPr>
          <w:lang w:eastAsia="ru-RU"/>
        </w:rPr>
      </w:pPr>
      <w:r>
        <w:rPr>
          <w:lang w:eastAsia="ru-RU"/>
        </w:rPr>
        <w:t>DFD (data flow diagrams);</w:t>
      </w:r>
    </w:p>
    <w:p w14:paraId="421F915C" w14:textId="6C90B280" w:rsidR="003A249B" w:rsidRPr="00471007" w:rsidRDefault="003A249B" w:rsidP="005F2B67">
      <w:pPr>
        <w:pStyle w:val="af5"/>
        <w:numPr>
          <w:ilvl w:val="0"/>
          <w:numId w:val="112"/>
        </w:numPr>
        <w:ind w:left="709" w:hanging="283"/>
        <w:rPr>
          <w:lang w:eastAsia="ru-RU"/>
        </w:rPr>
      </w:pPr>
      <w:r>
        <w:rPr>
          <w:lang w:eastAsia="ru-RU"/>
        </w:rPr>
        <w:t>ERD (entity-relationship diagrams).</w:t>
      </w:r>
    </w:p>
    <w:p w14:paraId="275D6F6C" w14:textId="0C0E3CB4" w:rsidR="00D106A8" w:rsidRDefault="00D106A8" w:rsidP="005F2B67">
      <w:pPr>
        <w:pStyle w:val="af5"/>
        <w:rPr>
          <w:lang w:eastAsia="ru-RU"/>
        </w:rPr>
      </w:pPr>
      <w:r>
        <w:rPr>
          <w:lang w:eastAsia="ru-RU"/>
        </w:rPr>
        <w:t>Рассмотрим программное обеспечение, используемое при проектировании БД.</w:t>
      </w:r>
    </w:p>
    <w:p w14:paraId="193B8049" w14:textId="51D941E0" w:rsidR="00D106A8" w:rsidRDefault="00D106A8" w:rsidP="005F2B67">
      <w:pPr>
        <w:pStyle w:val="af5"/>
        <w:rPr>
          <w:lang w:eastAsia="ru-RU"/>
        </w:rPr>
      </w:pPr>
      <w:r w:rsidRPr="00D106A8">
        <w:rPr>
          <w:lang w:eastAsia="ru-RU"/>
        </w:rPr>
        <w:t>MySQL Workbench</w:t>
      </w:r>
      <w:r>
        <w:rPr>
          <w:lang w:eastAsia="ru-RU"/>
        </w:rPr>
        <w:t xml:space="preserve"> является кроссплатформенным инструментом проектирования БД </w:t>
      </w:r>
      <w:r>
        <w:rPr>
          <w:lang w:val="en-US" w:eastAsia="ru-RU"/>
        </w:rPr>
        <w:t>MySQL</w:t>
      </w:r>
      <w:r w:rsidRPr="00D106A8">
        <w:rPr>
          <w:lang w:eastAsia="ru-RU"/>
        </w:rPr>
        <w:t xml:space="preserve">. </w:t>
      </w:r>
      <w:r>
        <w:rPr>
          <w:lang w:eastAsia="ru-RU"/>
        </w:rPr>
        <w:t xml:space="preserve">Он имеет следующие </w:t>
      </w:r>
      <w:r w:rsidR="00BC187D">
        <w:rPr>
          <w:lang w:eastAsia="ru-RU"/>
        </w:rPr>
        <w:t>особенности</w:t>
      </w:r>
      <w:r>
        <w:rPr>
          <w:lang w:eastAsia="ru-RU"/>
        </w:rPr>
        <w:t>:</w:t>
      </w:r>
    </w:p>
    <w:p w14:paraId="61665F30" w14:textId="77777777" w:rsidR="00D106A8" w:rsidRDefault="00D106A8" w:rsidP="005F2B67">
      <w:pPr>
        <w:pStyle w:val="af5"/>
        <w:numPr>
          <w:ilvl w:val="0"/>
          <w:numId w:val="110"/>
        </w:numPr>
        <w:ind w:left="709" w:hanging="283"/>
        <w:rPr>
          <w:lang w:eastAsia="ru-RU"/>
        </w:rPr>
      </w:pPr>
      <w:r>
        <w:rPr>
          <w:lang w:eastAsia="ru-RU"/>
        </w:rPr>
        <w:t>возможность представить модель БД в графическом виде, а также редактирование данных в таблице;</w:t>
      </w:r>
    </w:p>
    <w:p w14:paraId="2F5E9326" w14:textId="77777777" w:rsidR="00D106A8" w:rsidRDefault="00D106A8" w:rsidP="005F2B67">
      <w:pPr>
        <w:pStyle w:val="af5"/>
        <w:numPr>
          <w:ilvl w:val="0"/>
          <w:numId w:val="110"/>
        </w:numPr>
        <w:ind w:left="709" w:hanging="283"/>
        <w:rPr>
          <w:lang w:eastAsia="ru-RU"/>
        </w:rPr>
      </w:pPr>
      <w:r>
        <w:rPr>
          <w:lang w:eastAsia="ru-RU"/>
        </w:rPr>
        <w:lastRenderedPageBreak/>
        <w:t>наличие простого и функционального механизма по созданию связей между полями таблиц, среди которых реализована связь «многие-ко-многим» с возможностью создания таблицы связей;</w:t>
      </w:r>
    </w:p>
    <w:p w14:paraId="5A3FE30F" w14:textId="77777777" w:rsidR="00D106A8" w:rsidRDefault="00D106A8" w:rsidP="005F2B67">
      <w:pPr>
        <w:pStyle w:val="af5"/>
        <w:numPr>
          <w:ilvl w:val="0"/>
          <w:numId w:val="110"/>
        </w:numPr>
        <w:ind w:left="709" w:hanging="283"/>
        <w:rPr>
          <w:lang w:eastAsia="ru-RU"/>
        </w:rPr>
      </w:pPr>
      <w:r>
        <w:rPr>
          <w:lang w:eastAsia="ru-RU"/>
        </w:rPr>
        <w:t>функция Reverse Engineering позволяет восстанавливать структуру таблиц и связей из той, которая была реализована ранее и хранится на сервере БД;</w:t>
      </w:r>
    </w:p>
    <w:p w14:paraId="1CBAF37A" w14:textId="204AC563" w:rsidR="00D106A8" w:rsidRDefault="00D106A8" w:rsidP="005F2B67">
      <w:pPr>
        <w:pStyle w:val="af5"/>
        <w:numPr>
          <w:ilvl w:val="0"/>
          <w:numId w:val="110"/>
        </w:numPr>
        <w:ind w:left="709" w:hanging="283"/>
        <w:rPr>
          <w:lang w:eastAsia="ru-RU"/>
        </w:rPr>
      </w:pPr>
      <w:r>
        <w:rPr>
          <w:lang w:eastAsia="ru-RU"/>
        </w:rPr>
        <w:t>наличие редактора SQL-запросов, который дает возможность при отправке на сервер получать ответ в табличном виде и другие возможности.</w:t>
      </w:r>
    </w:p>
    <w:p w14:paraId="6F831CE9" w14:textId="00C9CF07" w:rsidR="00471007" w:rsidRPr="00471007" w:rsidRDefault="00471007" w:rsidP="005F2B67">
      <w:pPr>
        <w:pStyle w:val="af5"/>
        <w:ind w:left="66" w:firstLine="643"/>
        <w:rPr>
          <w:lang w:eastAsia="ru-RU"/>
        </w:rPr>
      </w:pPr>
      <w:r>
        <w:rPr>
          <w:lang w:eastAsia="ru-RU"/>
        </w:rPr>
        <w:t xml:space="preserve">PowerArchitect этот инструмент, написанный на </w:t>
      </w:r>
      <w:r>
        <w:rPr>
          <w:lang w:val="en-US" w:eastAsia="ru-RU"/>
        </w:rPr>
        <w:t>Java</w:t>
      </w:r>
      <w:r>
        <w:rPr>
          <w:lang w:eastAsia="ru-RU"/>
        </w:rPr>
        <w:t>, позволяет визуально сконструировать БД. Необходимо отметить следующие плюсы данной программы</w:t>
      </w:r>
      <w:r>
        <w:rPr>
          <w:lang w:val="en-US" w:eastAsia="ru-RU"/>
        </w:rPr>
        <w:t>:</w:t>
      </w:r>
    </w:p>
    <w:p w14:paraId="5917DF50" w14:textId="294063AB" w:rsidR="00471007" w:rsidRPr="00471007" w:rsidRDefault="00471007" w:rsidP="005F2B67">
      <w:pPr>
        <w:pStyle w:val="af5"/>
        <w:numPr>
          <w:ilvl w:val="0"/>
          <w:numId w:val="111"/>
        </w:numPr>
        <w:rPr>
          <w:lang w:val="en-US" w:eastAsia="ru-RU"/>
        </w:rPr>
      </w:pPr>
      <w:r>
        <w:rPr>
          <w:lang w:eastAsia="ru-RU"/>
        </w:rPr>
        <w:t>минимализм и интуитивность интерфейса</w:t>
      </w:r>
      <w:r>
        <w:rPr>
          <w:lang w:val="en-US" w:eastAsia="ru-RU"/>
        </w:rPr>
        <w:t>;</w:t>
      </w:r>
    </w:p>
    <w:p w14:paraId="2C3C1399" w14:textId="25D3187E" w:rsidR="00471007" w:rsidRPr="00471007" w:rsidRDefault="00471007" w:rsidP="005F2B67">
      <w:pPr>
        <w:pStyle w:val="af5"/>
        <w:numPr>
          <w:ilvl w:val="0"/>
          <w:numId w:val="111"/>
        </w:numPr>
        <w:rPr>
          <w:lang w:val="en-US" w:eastAsia="ru-RU"/>
        </w:rPr>
      </w:pPr>
      <w:r>
        <w:rPr>
          <w:lang w:eastAsia="ru-RU"/>
        </w:rPr>
        <w:t>поддержка подключения БД</w:t>
      </w:r>
      <w:r>
        <w:rPr>
          <w:lang w:val="en-US" w:eastAsia="ru-RU"/>
        </w:rPr>
        <w:t>;</w:t>
      </w:r>
    </w:p>
    <w:p w14:paraId="2942C562" w14:textId="6074C661" w:rsidR="00471007" w:rsidRPr="00471007" w:rsidRDefault="00471007" w:rsidP="005F2B67">
      <w:pPr>
        <w:pStyle w:val="af5"/>
        <w:numPr>
          <w:ilvl w:val="0"/>
          <w:numId w:val="111"/>
        </w:numPr>
        <w:rPr>
          <w:lang w:val="en-US" w:eastAsia="ru-RU"/>
        </w:rPr>
      </w:pPr>
      <w:r>
        <w:rPr>
          <w:lang w:val="en-US" w:eastAsia="ru-RU"/>
        </w:rPr>
        <w:t xml:space="preserve">SQL </w:t>
      </w:r>
      <w:r>
        <w:rPr>
          <w:lang w:eastAsia="ru-RU"/>
        </w:rPr>
        <w:t>генератор</w:t>
      </w:r>
      <w:r>
        <w:rPr>
          <w:lang w:val="en-US" w:eastAsia="ru-RU"/>
        </w:rPr>
        <w:t>;</w:t>
      </w:r>
    </w:p>
    <w:p w14:paraId="48DA77FF" w14:textId="1998D73F" w:rsidR="00471007" w:rsidRPr="00471007" w:rsidRDefault="00471007" w:rsidP="005F2B67">
      <w:pPr>
        <w:pStyle w:val="af5"/>
        <w:numPr>
          <w:ilvl w:val="0"/>
          <w:numId w:val="111"/>
        </w:numPr>
        <w:rPr>
          <w:lang w:val="en-US" w:eastAsia="ru-RU"/>
        </w:rPr>
      </w:pPr>
      <w:r>
        <w:rPr>
          <w:lang w:eastAsia="ru-RU"/>
        </w:rPr>
        <w:t>сравнение моделей</w:t>
      </w:r>
      <w:r>
        <w:rPr>
          <w:lang w:val="en-US" w:eastAsia="ru-RU"/>
        </w:rPr>
        <w:t>;</w:t>
      </w:r>
    </w:p>
    <w:p w14:paraId="0931D93A" w14:textId="64978620" w:rsidR="00471007" w:rsidRPr="00471007" w:rsidRDefault="00471007" w:rsidP="005F2B67">
      <w:pPr>
        <w:pStyle w:val="af5"/>
        <w:numPr>
          <w:ilvl w:val="0"/>
          <w:numId w:val="111"/>
        </w:numPr>
        <w:rPr>
          <w:lang w:eastAsia="ru-RU"/>
        </w:rPr>
      </w:pPr>
      <w:r>
        <w:rPr>
          <w:lang w:eastAsia="ru-RU"/>
        </w:rPr>
        <w:t>экспорт в различные форматы (</w:t>
      </w:r>
      <w:r>
        <w:rPr>
          <w:lang w:val="en-US" w:eastAsia="ru-RU"/>
        </w:rPr>
        <w:t>csv</w:t>
      </w:r>
      <w:r>
        <w:rPr>
          <w:lang w:eastAsia="ru-RU"/>
        </w:rPr>
        <w:t xml:space="preserve">, </w:t>
      </w:r>
      <w:r>
        <w:rPr>
          <w:lang w:val="en-US" w:eastAsia="ru-RU"/>
        </w:rPr>
        <w:t>xml</w:t>
      </w:r>
      <w:r>
        <w:rPr>
          <w:lang w:eastAsia="ru-RU"/>
        </w:rPr>
        <w:t xml:space="preserve">, </w:t>
      </w:r>
      <w:r>
        <w:rPr>
          <w:lang w:val="en-US" w:eastAsia="ru-RU"/>
        </w:rPr>
        <w:t>sql</w:t>
      </w:r>
      <w:r>
        <w:rPr>
          <w:lang w:eastAsia="ru-RU"/>
        </w:rPr>
        <w:t>)</w:t>
      </w:r>
      <w:r w:rsidRPr="00471007">
        <w:rPr>
          <w:lang w:eastAsia="ru-RU"/>
        </w:rPr>
        <w:t>.</w:t>
      </w:r>
    </w:p>
    <w:p w14:paraId="7E0F3DD6" w14:textId="482BC36D" w:rsidR="00D106A8" w:rsidRPr="003B1FB4" w:rsidRDefault="003B1FB4" w:rsidP="005F2B67">
      <w:pPr>
        <w:pStyle w:val="af5"/>
        <w:rPr>
          <w:lang w:eastAsia="ru-RU"/>
        </w:rPr>
      </w:pPr>
      <w:r w:rsidRPr="003B1FB4">
        <w:rPr>
          <w:lang w:eastAsia="ru-RU"/>
        </w:rPr>
        <w:t>ERwin Data Modeler</w:t>
      </w:r>
      <w:r>
        <w:rPr>
          <w:lang w:eastAsia="ru-RU"/>
        </w:rPr>
        <w:t xml:space="preserve"> – </w:t>
      </w:r>
      <w:r>
        <w:rPr>
          <w:lang w:val="en-US" w:eastAsia="ru-RU"/>
        </w:rPr>
        <w:t>CASE</w:t>
      </w:r>
      <w:r w:rsidRPr="003B1FB4">
        <w:rPr>
          <w:lang w:eastAsia="ru-RU"/>
        </w:rPr>
        <w:t>-</w:t>
      </w:r>
      <w:r>
        <w:rPr>
          <w:lang w:eastAsia="ru-RU"/>
        </w:rPr>
        <w:t>средство для проектирования БД, позволяющее создавать и документировать БД. Позволяет создать визуальную модель данных, обеспечивая эффективное управление и администрирование. С помощью него возможно наглядное отображение сложных структур данных.</w:t>
      </w:r>
    </w:p>
    <w:p w14:paraId="73282839" w14:textId="46D8B926" w:rsidR="00CB5B4A" w:rsidRDefault="003B1FB4" w:rsidP="005F2B67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r w:rsidRPr="003B1FB4">
        <w:rPr>
          <w:i w:val="0"/>
        </w:rPr>
        <w:t xml:space="preserve">Технологии и </w:t>
      </w:r>
      <w:r w:rsidRPr="003B1FB4">
        <w:rPr>
          <w:i w:val="0"/>
          <w:lang w:val="ru-RU"/>
        </w:rPr>
        <w:t>языки разработки и проектирования приложений</w:t>
      </w:r>
    </w:p>
    <w:p w14:paraId="030D05DD" w14:textId="7D2A151B" w:rsidR="00DE3CB8" w:rsidRDefault="003B1FB4" w:rsidP="005F2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При выборе среды разработки</w:t>
      </w:r>
      <w:r>
        <w:rPr>
          <w:rFonts w:ascii="Times New Roman" w:hAnsi="Times New Roman" w:cs="Times New Roman"/>
          <w:sz w:val="28"/>
          <w:szCs w:val="28"/>
        </w:rPr>
        <w:t>, языка программирования и сопутствующих технологий</w:t>
      </w:r>
      <w:r w:rsidRPr="0013684F">
        <w:rPr>
          <w:rFonts w:ascii="Times New Roman" w:hAnsi="Times New Roman" w:cs="Times New Roman"/>
          <w:sz w:val="28"/>
          <w:szCs w:val="28"/>
        </w:rPr>
        <w:t xml:space="preserve"> необходимо рассмотреть множество вариантов и выбрать оптимальный с точки зрения плюсов и минусов всех имеющихся решений.</w:t>
      </w:r>
    </w:p>
    <w:p w14:paraId="1FEDB449" w14:textId="6A994EEF" w:rsidR="003B1FB4" w:rsidRDefault="00DE3CB8" w:rsidP="00DE3C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291D07" w14:textId="5CA6D779" w:rsidR="003B1FB4" w:rsidRDefault="003B1FB4" w:rsidP="005F2B67">
      <w:pPr>
        <w:spacing w:after="0" w:line="360" w:lineRule="auto"/>
        <w:jc w:val="center"/>
        <w:outlineLvl w:val="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1FB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UML</w:t>
      </w:r>
    </w:p>
    <w:p w14:paraId="03FEB4DD" w14:textId="77777777" w:rsidR="007E1D7D" w:rsidRDefault="003B1FB4" w:rsidP="005F2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FB4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3B1FB4">
        <w:rPr>
          <w:rFonts w:ascii="Times New Roman" w:hAnsi="Times New Roman" w:cs="Times New Roman"/>
          <w:sz w:val="28"/>
          <w:szCs w:val="28"/>
        </w:rPr>
        <w:t xml:space="preserve"> </w:t>
      </w:r>
      <w:r w:rsidRPr="003B1FB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3B1FB4">
        <w:rPr>
          <w:rFonts w:ascii="Times New Roman" w:hAnsi="Times New Roman" w:cs="Times New Roman"/>
          <w:sz w:val="28"/>
          <w:szCs w:val="28"/>
        </w:rPr>
        <w:t xml:space="preserve"> </w:t>
      </w:r>
      <w:r w:rsidRPr="003B1FB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B1F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унифицированный</w:t>
      </w:r>
      <w:r w:rsidRPr="003B1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3B1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="007E1D7D">
        <w:rPr>
          <w:rFonts w:ascii="Times New Roman" w:hAnsi="Times New Roman" w:cs="Times New Roman"/>
          <w:sz w:val="28"/>
          <w:szCs w:val="28"/>
        </w:rPr>
        <w:t>, позволяет графически отобразить объектно-ориентированную структуру архитектуры приложения. Применяется на этапе проектирования программной архитектуры программного обеспечения. Является открытым стандартом. Применение UM</w:t>
      </w:r>
      <w:r w:rsidR="007E1D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E1D7D">
        <w:rPr>
          <w:rFonts w:ascii="Times New Roman" w:hAnsi="Times New Roman" w:cs="Times New Roman"/>
          <w:sz w:val="28"/>
          <w:szCs w:val="28"/>
        </w:rPr>
        <w:t xml:space="preserve"> позволяет достигнуть согласия между разными разработчиками в процессе проектирования ПО. Применяются графически обозначения для обозначения понятий ООП, таких как класс, метод, пространство имен.</w:t>
      </w:r>
    </w:p>
    <w:p w14:paraId="02BB04A6" w14:textId="58227138" w:rsidR="007E1D7D" w:rsidRDefault="007E1D7D" w:rsidP="005F2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E1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диаграммы:</w:t>
      </w:r>
    </w:p>
    <w:p w14:paraId="07A533A6" w14:textId="48237B4D" w:rsidR="003B1FB4" w:rsidRPr="00A5555B" w:rsidRDefault="007A7215" w:rsidP="005F2B6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555B">
        <w:rPr>
          <w:rFonts w:ascii="Times New Roman" w:hAnsi="Times New Roman" w:cs="Times New Roman"/>
          <w:b/>
          <w:sz w:val="28"/>
          <w:szCs w:val="28"/>
        </w:rPr>
        <w:t>Структурные</w:t>
      </w:r>
      <w:r w:rsidR="00A5555B" w:rsidRPr="00A5555B">
        <w:rPr>
          <w:rFonts w:ascii="Times New Roman" w:hAnsi="Times New Roman" w:cs="Times New Roman"/>
          <w:b/>
          <w:sz w:val="28"/>
          <w:szCs w:val="28"/>
        </w:rPr>
        <w:t xml:space="preserve"> диаграммы</w:t>
      </w:r>
    </w:p>
    <w:p w14:paraId="1E0D1092" w14:textId="763961A8" w:rsidR="007A7215" w:rsidRPr="007A7215" w:rsidRDefault="007A7215" w:rsidP="005F2B67">
      <w:pPr>
        <w:pStyle w:val="a5"/>
        <w:numPr>
          <w:ilvl w:val="0"/>
          <w:numId w:val="115"/>
        </w:numPr>
        <w:spacing w:after="0" w:line="360" w:lineRule="auto"/>
        <w:ind w:left="709" w:hanging="284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>Диаграмма классов.</w:t>
      </w:r>
    </w:p>
    <w:p w14:paraId="5D117B39" w14:textId="3659E0C9" w:rsidR="007A7215" w:rsidRPr="007A7215" w:rsidRDefault="007A7215" w:rsidP="005F2B67">
      <w:pPr>
        <w:pStyle w:val="a5"/>
        <w:numPr>
          <w:ilvl w:val="0"/>
          <w:numId w:val="115"/>
        </w:numPr>
        <w:spacing w:after="0" w:line="360" w:lineRule="auto"/>
        <w:ind w:left="709" w:hanging="284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>Диаграмма компонентов.</w:t>
      </w:r>
    </w:p>
    <w:p w14:paraId="09F2468D" w14:textId="292CCA4E" w:rsidR="007A7215" w:rsidRPr="007A7215" w:rsidRDefault="007A7215" w:rsidP="005F2B67">
      <w:pPr>
        <w:pStyle w:val="a5"/>
        <w:numPr>
          <w:ilvl w:val="0"/>
          <w:numId w:val="115"/>
        </w:numPr>
        <w:spacing w:after="0" w:line="360" w:lineRule="auto"/>
        <w:ind w:left="709" w:hanging="284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>Диаграмма составной структуры.</w:t>
      </w:r>
    </w:p>
    <w:p w14:paraId="3E6FEEA0" w14:textId="1CB364C0" w:rsidR="007A7215" w:rsidRPr="007A7215" w:rsidRDefault="007A7215" w:rsidP="005F2B67">
      <w:pPr>
        <w:pStyle w:val="a5"/>
        <w:numPr>
          <w:ilvl w:val="0"/>
          <w:numId w:val="115"/>
        </w:numPr>
        <w:spacing w:after="0" w:line="360" w:lineRule="auto"/>
        <w:ind w:left="709" w:hanging="284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>Диаграмма развертывания.</w:t>
      </w:r>
    </w:p>
    <w:p w14:paraId="709468AF" w14:textId="1A612ACB" w:rsidR="007A7215" w:rsidRPr="007A7215" w:rsidRDefault="007A7215" w:rsidP="005F2B67">
      <w:pPr>
        <w:pStyle w:val="a5"/>
        <w:numPr>
          <w:ilvl w:val="0"/>
          <w:numId w:val="115"/>
        </w:numPr>
        <w:spacing w:after="0" w:line="360" w:lineRule="auto"/>
        <w:ind w:left="709" w:hanging="284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>Диаграмма объектов.</w:t>
      </w:r>
    </w:p>
    <w:p w14:paraId="68210DFB" w14:textId="4019C251" w:rsidR="007A7215" w:rsidRDefault="007A7215" w:rsidP="005F2B67">
      <w:pPr>
        <w:pStyle w:val="a5"/>
        <w:numPr>
          <w:ilvl w:val="0"/>
          <w:numId w:val="115"/>
        </w:numPr>
        <w:spacing w:after="0" w:line="360" w:lineRule="auto"/>
        <w:ind w:left="709" w:hanging="284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>Диаграмма пакетов.</w:t>
      </w:r>
    </w:p>
    <w:p w14:paraId="5CD8D285" w14:textId="0801E0E6" w:rsidR="007A7215" w:rsidRPr="00A5555B" w:rsidRDefault="007A7215" w:rsidP="005F2B67">
      <w:pPr>
        <w:spacing w:after="0" w:line="360" w:lineRule="auto"/>
        <w:ind w:left="66" w:hanging="6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555B">
        <w:rPr>
          <w:rFonts w:ascii="Times New Roman" w:hAnsi="Times New Roman" w:cs="Times New Roman"/>
          <w:b/>
          <w:sz w:val="28"/>
          <w:szCs w:val="28"/>
        </w:rPr>
        <w:t>Диаграмма поведения</w:t>
      </w:r>
    </w:p>
    <w:p w14:paraId="374068BB" w14:textId="6C5BF4F6" w:rsidR="007A7215" w:rsidRDefault="007A7215" w:rsidP="005F2B67">
      <w:pPr>
        <w:pStyle w:val="a5"/>
        <w:numPr>
          <w:ilvl w:val="0"/>
          <w:numId w:val="11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7A7215">
        <w:rPr>
          <w:rFonts w:ascii="Times New Roman" w:hAnsi="Times New Roman" w:cs="Times New Roman"/>
          <w:sz w:val="28"/>
          <w:szCs w:val="28"/>
        </w:rPr>
        <w:t xml:space="preserve">Диаграмма деятельности. </w:t>
      </w:r>
    </w:p>
    <w:p w14:paraId="13C8BD97" w14:textId="1D81D85A" w:rsidR="007A7215" w:rsidRDefault="007A7215" w:rsidP="005F2B67">
      <w:pPr>
        <w:pStyle w:val="a5"/>
        <w:numPr>
          <w:ilvl w:val="0"/>
          <w:numId w:val="11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состояний.</w:t>
      </w:r>
    </w:p>
    <w:p w14:paraId="1955C40C" w14:textId="0B8077F1" w:rsidR="007A7215" w:rsidRDefault="007A7215" w:rsidP="005F2B67">
      <w:pPr>
        <w:pStyle w:val="a5"/>
        <w:numPr>
          <w:ilvl w:val="0"/>
          <w:numId w:val="11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использования.</w:t>
      </w:r>
    </w:p>
    <w:p w14:paraId="5A860582" w14:textId="1C8F4CF3" w:rsidR="007A7215" w:rsidRDefault="007A7215" w:rsidP="005F2B67">
      <w:pPr>
        <w:spacing w:after="0" w:line="360" w:lineRule="auto"/>
        <w:ind w:left="66" w:firstLine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взаимодействия:</w:t>
      </w:r>
    </w:p>
    <w:p w14:paraId="13FC7C1A" w14:textId="4B483271" w:rsidR="007A7215" w:rsidRDefault="007A7215" w:rsidP="005F2B67">
      <w:pPr>
        <w:pStyle w:val="a5"/>
        <w:numPr>
          <w:ilvl w:val="0"/>
          <w:numId w:val="117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коммуникаций.</w:t>
      </w:r>
    </w:p>
    <w:p w14:paraId="4087D986" w14:textId="54810C7F" w:rsidR="007A7215" w:rsidRDefault="007A7215" w:rsidP="005F2B67">
      <w:pPr>
        <w:pStyle w:val="a5"/>
        <w:numPr>
          <w:ilvl w:val="0"/>
          <w:numId w:val="117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Диаграмма обзора взаимодействия.</w:t>
      </w:r>
    </w:p>
    <w:p w14:paraId="168C5947" w14:textId="47F627FA" w:rsidR="007A7215" w:rsidRDefault="007A7215" w:rsidP="005F2B67">
      <w:pPr>
        <w:pStyle w:val="a5"/>
        <w:numPr>
          <w:ilvl w:val="0"/>
          <w:numId w:val="117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последовательности.</w:t>
      </w:r>
    </w:p>
    <w:p w14:paraId="2A503B64" w14:textId="104C88AE" w:rsidR="007A7215" w:rsidRPr="007A7215" w:rsidRDefault="007A7215" w:rsidP="005F2B67">
      <w:pPr>
        <w:pStyle w:val="a5"/>
        <w:numPr>
          <w:ilvl w:val="0"/>
          <w:numId w:val="117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синхронизации.</w:t>
      </w:r>
    </w:p>
    <w:p w14:paraId="0343B6C2" w14:textId="2B8343D0" w:rsidR="003B1FB4" w:rsidRPr="00DE3CB8" w:rsidRDefault="00DE3CB8" w:rsidP="005F2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1.1 представлена структура диаграмм. На рисунке 1.2 представлен один из шаблонов программно-ориентированного программирования «Декоратор»</w:t>
      </w:r>
    </w:p>
    <w:p w14:paraId="020DFB7C" w14:textId="74021200" w:rsidR="005F2B67" w:rsidRDefault="005F2B67" w:rsidP="00DE3CB8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A78818" wp14:editId="0C1DE08B">
            <wp:extent cx="5934075" cy="3152775"/>
            <wp:effectExtent l="0" t="0" r="9525" b="9525"/>
            <wp:docPr id="29" name="Рисунок 29" descr="C:\Users\Dima\AppData\Local\Microsoft\Windows\INetCache\Content.Word\Uml_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AppData\Local\Microsoft\Windows\INetCache\Content.Word\Uml_diagram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8B1B" w14:textId="4162B727" w:rsidR="005F2B67" w:rsidRDefault="00DE3CB8" w:rsidP="005F2B6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 Структура диаграмм</w:t>
      </w:r>
    </w:p>
    <w:p w14:paraId="03192F1C" w14:textId="7C49C24B" w:rsidR="00DE3CB8" w:rsidRDefault="00DE3CB8" w:rsidP="005F2B6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47E1F5" wp14:editId="7F57214C">
            <wp:extent cx="5495925" cy="3143250"/>
            <wp:effectExtent l="0" t="0" r="9525" b="0"/>
            <wp:docPr id="30" name="Рисунок 30" descr="C:\Users\Dima\AppData\Local\Microsoft\Windows\INetCache\Content.Word\Decorator_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AppData\Local\Microsoft\Windows\INetCache\Content.Word\Decorator_templa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B354" w14:textId="00F49689" w:rsidR="00DE3CB8" w:rsidRPr="005F2B67" w:rsidRDefault="00DE3CB8" w:rsidP="005F2B6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1.2 – Шаблон проектирования Декоратор на диаграмме кооперации</w:t>
      </w:r>
    </w:p>
    <w:p w14:paraId="3CB3FEEA" w14:textId="2174A7E0" w:rsidR="003F5091" w:rsidRDefault="003B1FB4" w:rsidP="00A5555B">
      <w:pPr>
        <w:spacing w:after="0" w:line="360" w:lineRule="auto"/>
        <w:jc w:val="center"/>
        <w:outlineLvl w:val="3"/>
        <w:rPr>
          <w:rFonts w:ascii="Times New Roman" w:hAnsi="Times New Roman" w:cs="Times New Roman"/>
          <w:b/>
          <w:bCs/>
          <w:sz w:val="28"/>
          <w:szCs w:val="28"/>
        </w:rPr>
      </w:pPr>
      <w:r w:rsidRPr="003B1FB4">
        <w:rPr>
          <w:rFonts w:ascii="Times New Roman" w:hAnsi="Times New Roman" w:cs="Times New Roman"/>
          <w:b/>
          <w:bCs/>
          <w:sz w:val="28"/>
          <w:szCs w:val="28"/>
        </w:rPr>
        <w:t>Интегрированная среда разработки</w:t>
      </w:r>
    </w:p>
    <w:p w14:paraId="1C383D38" w14:textId="77777777" w:rsidR="003B1FB4" w:rsidRPr="0013684F" w:rsidRDefault="003B1FB4" w:rsidP="003B1FB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Интегрированная среда́ разработки, ИСP/IDE (англ. </w:t>
      </w:r>
      <w:r w:rsidRPr="006E227B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Pr="00DC7F43">
        <w:rPr>
          <w:rFonts w:ascii="Times New Roman" w:hAnsi="Times New Roman" w:cs="Times New Roman"/>
          <w:sz w:val="28"/>
          <w:szCs w:val="28"/>
        </w:rPr>
        <w:t xml:space="preserve"> </w:t>
      </w:r>
      <w:r w:rsidRPr="006E227B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DC7F43">
        <w:rPr>
          <w:rFonts w:ascii="Times New Roman" w:hAnsi="Times New Roman" w:cs="Times New Roman"/>
          <w:sz w:val="28"/>
          <w:szCs w:val="28"/>
        </w:rPr>
        <w:t xml:space="preserve"> </w:t>
      </w:r>
      <w:r w:rsidRPr="006E227B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13684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комплекс программных средств, используемый программистами для разработки программного обеспечения (ПО).</w:t>
      </w:r>
    </w:p>
    <w:p w14:paraId="34914BE9" w14:textId="77777777" w:rsidR="003B1FB4" w:rsidRPr="0013684F" w:rsidRDefault="003B1FB4" w:rsidP="003B1FB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>Среда разработки включает в себя:</w:t>
      </w:r>
    </w:p>
    <w:p w14:paraId="4519F6D2" w14:textId="77777777" w:rsidR="003B1FB4" w:rsidRPr="0013684F" w:rsidRDefault="003B1FB4" w:rsidP="003B1FB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lastRenderedPageBreak/>
        <w:t>текстовый редактор</w:t>
      </w:r>
      <w:r w:rsidRPr="001368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1EB394" w14:textId="77777777" w:rsidR="003B1FB4" w:rsidRPr="0013684F" w:rsidRDefault="003B1FB4" w:rsidP="003B1FB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компилятор и/или интерпретатор</w:t>
      </w:r>
      <w:r w:rsidRPr="001368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DBEDB7" w14:textId="77777777" w:rsidR="003B1FB4" w:rsidRPr="0013684F" w:rsidRDefault="003B1FB4" w:rsidP="003B1FB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средства автоматизации сборки</w:t>
      </w:r>
      <w:r w:rsidRPr="001368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3B3AC2" w14:textId="77777777" w:rsidR="003B1FB4" w:rsidRPr="0013684F" w:rsidRDefault="003B1FB4" w:rsidP="003B1FB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отладчик</w:t>
      </w:r>
      <w:r w:rsidRPr="001368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49DD92" w14:textId="77777777" w:rsidR="003B1FB4" w:rsidRPr="0013684F" w:rsidRDefault="003B1FB4" w:rsidP="003B1FB4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Иногда содержит также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пользователя. Многие современные среды разработки также включают браузер классов, инспектор объектов и диаграмму иерархии классов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для использования при объектно-ориентированной разработке ПО. IDE обычно предназначены для нескольких языков программирования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такие как IntelliJ IDEA, NetBeans, Eclipse, Qt Creator, Geany, Embarcadero RAD Studio, Code::Blocks, Xcode или Microsoft Visual Studio, но есть и IDE для одного определённого языка программирования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как, например, Visual Basic, Delphi, Dev-C++.</w:t>
      </w:r>
    </w:p>
    <w:p w14:paraId="1358FC11" w14:textId="464E34C2" w:rsidR="003B1FB4" w:rsidRDefault="003B1FB4" w:rsidP="003B1FB4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Частный случай IDE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среды визуальной разработки, которые включают в себя возможность визуального редак</w:t>
      </w:r>
      <w:r>
        <w:rPr>
          <w:rFonts w:ascii="Times New Roman" w:hAnsi="Times New Roman" w:cs="Times New Roman"/>
          <w:sz w:val="28"/>
          <w:szCs w:val="28"/>
        </w:rPr>
        <w:t>тирования интерфейса программы.</w:t>
      </w:r>
    </w:p>
    <w:p w14:paraId="414AD809" w14:textId="30E2F55A" w:rsidR="00A5555B" w:rsidRDefault="00A5555B" w:rsidP="00A5555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outlineLvl w:val="3"/>
        <w:rPr>
          <w:rFonts w:ascii="Times New Roman" w:hAnsi="Times New Roman" w:cs="Times New Roman"/>
          <w:b/>
          <w:sz w:val="28"/>
          <w:szCs w:val="28"/>
        </w:rPr>
      </w:pPr>
      <w:r w:rsidRPr="00A5555B">
        <w:rPr>
          <w:rFonts w:ascii="Times New Roman" w:hAnsi="Times New Roman" w:cs="Times New Roman"/>
          <w:b/>
          <w:sz w:val="28"/>
          <w:szCs w:val="28"/>
        </w:rPr>
        <w:t>Языки программирования</w:t>
      </w:r>
    </w:p>
    <w:p w14:paraId="148D825B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Рассмотрим основные языки, используемые для разработки программного обеспечения для компьютеров под управлением операционной системы Windows.</w:t>
      </w:r>
    </w:p>
    <w:p w14:paraId="13CE9542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C++ является одним из наиболее широко используемых языков программирования в мире. Хорошо написанные программы на C++ работают быстро и эффективно. Язык является более гибким, чем другие языки, поскольку его можно использовать для создания широкого спектра приложений - от интересных и ярких игр до высокопроизводительного научного программного обеспечения, до драйверов устройств, встроенных приложений, клиентских программ для Windows. Более 20 лет C++ используется для разрешения этих и многих других задач. Всё больше увеличивается число программистов на C++, которые отказываются от </w:t>
      </w:r>
      <w:r w:rsidRPr="0013684F">
        <w:rPr>
          <w:rFonts w:ascii="Times New Roman" w:hAnsi="Times New Roman" w:cs="Times New Roman"/>
          <w:sz w:val="28"/>
          <w:szCs w:val="28"/>
        </w:rPr>
        <w:lastRenderedPageBreak/>
        <w:t>неряшливого программирования в стиле C вчерашнего дня и принимают современный стиль программирования С++ вместо него.</w:t>
      </w:r>
    </w:p>
    <w:p w14:paraId="7740C14A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Одним из исходных требований к C++ была обратная совместимость с языком программирования C. С этого момента, C++ претерпел несколько итераций эволюции - C с классами, затем оригинальная спецификация языка C++, и, затем, много последовательных усовершенствований. Вследствие такой наследственности, C++ часто называется языком программирования с множеством парадигм. В C++ доступно чисто процедурное программирование в стиле C, которое включает явные указатели, заканчивающиеся нулём символьные строки, пользовательские структуры данных и другие возможности, которые могут обеспечить большую производительность, но могут также породить ошибки и запутанность программ. Поскольку программирование в стиле C окружено такими опасностями, одним из основных целевых показателей для C++ был такой - сделать программы одновременно типобезопасными и лёгкими в написании, расширении и поддержке. </w:t>
      </w:r>
    </w:p>
    <w:p w14:paraId="0A443C8E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Вскоре C++ оброс парадигмами программирования, например, объектно-ориентированного программирования. С годами к языку добавились другие особенности, а также отлично протестированные стандартные библиотеки структур данных и алгоритмов. Эти дополнения сделали возможным программирование в современном стиле С++.</w:t>
      </w:r>
    </w:p>
    <w:p w14:paraId="76D3D30C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C# (произносится "Си-шарп") является языком программирования, который разработан для создания множества приложений, работающих в среде .NET Framework.   Язык C# прост, типобезопасен и объектно-ориентирован.  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языков.</w:t>
      </w:r>
    </w:p>
    <w:p w14:paraId="37546DCB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Visual C#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это реализация языка C# корпорацией Майкрософт. Поддержка Visual C# в Visual Studio обеспечивается с помощью </w:t>
      </w:r>
      <w:r w:rsidRPr="0013684F">
        <w:rPr>
          <w:rFonts w:ascii="Times New Roman" w:hAnsi="Times New Roman" w:cs="Times New Roman"/>
          <w:sz w:val="28"/>
          <w:szCs w:val="28"/>
        </w:rPr>
        <w:lastRenderedPageBreak/>
        <w:t xml:space="preserve">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 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  </w:t>
      </w:r>
    </w:p>
    <w:p w14:paraId="3D04D718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Visual Basic предназначен для эффективного создания типобезопасных и объектно-ориентированных приложений. Visual Basic позволяет разработчикам создавать приложения Windows, веб-приложения и приложения для мобильных устройств. Программы, написанные на языке Visual Basic, как и на других языках, предназначенных для Microsoft .NET Framework, отличаются безопасностью и поддержкой взаимодействия.</w:t>
      </w:r>
    </w:p>
    <w:p w14:paraId="7DBC7F18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Это поколение Visual Basic продолжает традицию обеспечения возможности быстрого и простого создания приложений на основе .NET Framework.</w:t>
      </w:r>
    </w:p>
    <w:p w14:paraId="4364B195" w14:textId="77777777" w:rsidR="00BC187D" w:rsidRPr="0013684F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Delphi – </w:t>
      </w:r>
      <w:r w:rsidRPr="0013684F">
        <w:rPr>
          <w:rFonts w:ascii="Times New Roman" w:hAnsi="Times New Roman" w:cs="Times New Roman"/>
          <w:sz w:val="28"/>
          <w:szCs w:val="28"/>
        </w:rPr>
        <w:t xml:space="preserve">императивный, структурированный, объектно-ориентированный язык программирования со строгой статической типизацией переменных. Основная область использования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написание прикладного программного обеспечения.</w:t>
      </w:r>
    </w:p>
    <w:p w14:paraId="08FD7055" w14:textId="23C1C54B" w:rsidR="00C17FEB" w:rsidRDefault="00BC187D" w:rsidP="00BC187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Первоначально носил название Object Pascal и исторически восходит к одноимённому диалекту языка, разработанному в фирме Apple в 1986 году группой Ларри Теслера. Однако в настоящее время термин Object Pascal чаще всего употребляется в значении языка среды программирования Delphi. Начиная с Delphi 7, в официальных документах Borland стала использовать название Delphi для обозначения языка Object 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0C3108" w14:textId="631F2CF9" w:rsidR="00BC187D" w:rsidRDefault="00C17FEB" w:rsidP="00C17F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A0738" w14:textId="2C6DA588" w:rsidR="00DE3CB8" w:rsidRDefault="00BC187D" w:rsidP="00C17FEB">
      <w:pPr>
        <w:pStyle w:val="3"/>
        <w:ind w:left="0" w:firstLine="0"/>
        <w:jc w:val="center"/>
        <w:rPr>
          <w:i w:val="0"/>
          <w:lang w:val="ru-RU"/>
        </w:rPr>
      </w:pPr>
      <w:r w:rsidRPr="00BC187D">
        <w:rPr>
          <w:i w:val="0"/>
        </w:rPr>
        <w:lastRenderedPageBreak/>
        <w:t xml:space="preserve">Характеристика </w:t>
      </w:r>
      <w:r w:rsidRPr="00DE3CB8">
        <w:rPr>
          <w:i w:val="0"/>
          <w:lang w:val="ru-RU"/>
        </w:rPr>
        <w:t>объекта</w:t>
      </w:r>
      <w:r w:rsidRPr="00BC187D">
        <w:rPr>
          <w:i w:val="0"/>
        </w:rPr>
        <w:t xml:space="preserve"> </w:t>
      </w:r>
      <w:r w:rsidRPr="00BC187D">
        <w:rPr>
          <w:i w:val="0"/>
          <w:lang w:val="ru-RU"/>
        </w:rPr>
        <w:t>автоматизации</w:t>
      </w:r>
    </w:p>
    <w:p w14:paraId="05741A1E" w14:textId="3E0D40E5" w:rsidR="00DE3CB8" w:rsidRDefault="00DE3CB8" w:rsidP="00C17FEB">
      <w:pPr>
        <w:spacing w:after="0"/>
        <w:jc w:val="center"/>
        <w:outlineLvl w:val="3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E3CB8">
        <w:rPr>
          <w:rFonts w:ascii="Times New Roman" w:hAnsi="Times New Roman" w:cs="Times New Roman"/>
          <w:b/>
          <w:sz w:val="28"/>
          <w:szCs w:val="28"/>
          <w:lang w:eastAsia="ru-RU"/>
        </w:rPr>
        <w:t>Характеристика организации</w:t>
      </w:r>
    </w:p>
    <w:p w14:paraId="1D7F755F" w14:textId="77777777" w:rsidR="00C17FEB" w:rsidRPr="00DE3CB8" w:rsidRDefault="00C17FEB" w:rsidP="00C17FEB">
      <w:pPr>
        <w:spacing w:after="0"/>
        <w:jc w:val="center"/>
        <w:outlineLvl w:val="3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0B8328D" w14:textId="77777777" w:rsidR="00DE3CB8" w:rsidRPr="006E3FD3" w:rsidRDefault="00DE3CB8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:rPrChange w:id="36" w:author="Dima" w:date="2017-05-10T20:04:00Z">
            <w:rPr>
              <w:rFonts w:ascii="Times New Roman" w:eastAsia="Arial Unicode MS" w:hAnsi="Times New Roman" w:cs="Times New Roman"/>
              <w:color w:val="000000"/>
              <w:sz w:val="24"/>
              <w:szCs w:val="24"/>
              <w:u w:color="000000"/>
              <w:bdr w:val="nil"/>
              <w:lang w:eastAsia="ru-RU"/>
            </w:rPr>
          </w:rPrChange>
        </w:rPr>
        <w:pPrChange w:id="37" w:author="Dima" w:date="2017-05-10T20:28:00Z">
          <w:pPr>
            <w:pBdr>
              <w:top w:val="nil"/>
              <w:left w:val="nil"/>
              <w:bottom w:val="nil"/>
              <w:right w:val="nil"/>
              <w:between w:val="nil"/>
              <w:bar w:val="nil"/>
            </w:pBdr>
            <w:spacing w:after="0" w:line="360" w:lineRule="auto"/>
          </w:pPr>
        </w:pPrChange>
      </w:pPr>
      <w:ins w:id="38" w:author="Dima" w:date="2017-05-10T20:16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Корпорац</w:t>
        </w:r>
      </w:ins>
      <w:ins w:id="39" w:author="Dima" w:date="2017-05-10T20:17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ия </w:t>
        </w:r>
      </w:ins>
      <w:ins w:id="40" w:author="Dima" w:date="2017-05-10T20:10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«Сибирское </w:t>
        </w:r>
      </w:ins>
      <w:ins w:id="41" w:author="Dima" w:date="2017-05-10T20:17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З</w:t>
        </w:r>
      </w:ins>
      <w:ins w:id="42" w:author="Dima" w:date="2017-05-10T20:11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доровье</w:t>
        </w:r>
      </w:ins>
      <w:ins w:id="43" w:author="Dima" w:date="2017-05-10T20:10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» - современная компания</w:t>
        </w:r>
      </w:ins>
      <w:ins w:id="44" w:author="Dima" w:date="2017-05-10T20:11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 международного уровня</w:t>
        </w:r>
      </w:ins>
      <w:ins w:id="45" w:author="Dima" w:date="2017-05-10T20:17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,</w:t>
        </w:r>
      </w:ins>
      <w:ins w:id="46" w:author="Dima" w:date="2017-05-10T20:22:00Z">
        <w:r w:rsidRPr="001C7D87"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 </w:t>
        </w:r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эксперт в области здорового образа жизни</w:t>
        </w:r>
      </w:ins>
      <w:ins w:id="47" w:author="Dima" w:date="2017-05-10T20:23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,</w:t>
        </w:r>
      </w:ins>
      <w:ins w:id="48" w:author="Dima" w:date="2017-05-10T20:17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 </w:t>
        </w:r>
      </w:ins>
      <w:ins w:id="49" w:author="Dima" w:date="2017-05-10T20:05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ведущий российский разработчик инновационной продукции</w:t>
        </w:r>
      </w:ins>
      <w:ins w:id="50" w:author="Dima" w:date="2017-05-10T20:30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.</w:t>
        </w:r>
      </w:ins>
      <w:ins w:id="51" w:author="Dima" w:date="2017-05-10T20:33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 </w:t>
        </w:r>
      </w:ins>
      <w:ins w:id="52" w:author="Dima" w:date="2017-05-10T20:35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В основе</w:t>
        </w:r>
      </w:ins>
      <w:ins w:id="53" w:author="Dima" w:date="2017-05-10T20:17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 создания </w:t>
        </w:r>
      </w:ins>
      <w:ins w:id="54" w:author="Dima" w:date="2017-05-10T20:35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продукции </w:t>
        </w:r>
      </w:ins>
      <w:ins w:id="55" w:author="Dima" w:date="2017-05-10T20:17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лежит эко подход.</w:t>
        </w:r>
      </w:ins>
      <w:ins w:id="56" w:author="Dima" w:date="2017-05-10T20:28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 xml:space="preserve"> </w:t>
        </w:r>
      </w:ins>
      <w:ins w:id="57" w:author="Dima" w:date="2017-05-10T20:09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Главный приори</w:t>
        </w:r>
      </w:ins>
      <w:ins w:id="58" w:author="Dima" w:date="2017-05-10T20:10:00Z">
        <w:r>
          <w:rPr>
            <w:rFonts w:ascii="Times New Roman" w:eastAsia="Arial Unicode MS" w:hAnsi="Times New Roman" w:cs="Times New Roman"/>
            <w:color w:val="000000"/>
            <w:sz w:val="28"/>
            <w:szCs w:val="28"/>
            <w:u w:color="000000"/>
            <w:bdr w:val="nil"/>
            <w:lang w:eastAsia="ru-RU"/>
          </w:rPr>
          <w:t>тет – здоровье человека.</w:t>
        </w:r>
      </w:ins>
    </w:p>
    <w:p w14:paraId="0577FEC7" w14:textId="77777777" w:rsidR="00DE3CB8" w:rsidRPr="0093239C" w:rsidRDefault="00DE3CB8" w:rsidP="00DE3CB8">
      <w:pPr>
        <w:pStyle w:val="af5"/>
        <w:rPr>
          <w:ins w:id="59" w:author="Dima" w:date="2017-05-13T13:42:00Z"/>
        </w:rPr>
      </w:pPr>
      <w:r w:rsidRPr="0093239C">
        <w:t>В настоящее время компания «Сибирское здоровье»</w:t>
      </w:r>
      <w:del w:id="60" w:author="Dima" w:date="2017-05-10T19:01:00Z">
        <w:r w:rsidRPr="0093239C" w:rsidDel="00EA2BD8">
          <w:delText xml:space="preserve"> постоянно</w:delText>
        </w:r>
      </w:del>
      <w:r w:rsidRPr="0093239C">
        <w:t xml:space="preserve"> разрабатывает</w:t>
      </w:r>
      <w:ins w:id="61" w:author="Dima" w:date="2017-05-10T19:09:00Z">
        <w:r w:rsidRPr="0093239C">
          <w:t>,</w:t>
        </w:r>
      </w:ins>
      <w:del w:id="62" w:author="Dima" w:date="2017-05-10T19:09:00Z">
        <w:r w:rsidRPr="0093239C" w:rsidDel="00EA2BD8">
          <w:delText xml:space="preserve"> и</w:delText>
        </w:r>
      </w:del>
      <w:r w:rsidRPr="0093239C">
        <w:t xml:space="preserve"> выпускает</w:t>
      </w:r>
      <w:ins w:id="63" w:author="Dima" w:date="2017-05-10T19:09:00Z">
        <w:r w:rsidRPr="0093239C">
          <w:t xml:space="preserve"> и предлагает людям</w:t>
        </w:r>
      </w:ins>
      <w:r w:rsidRPr="0093239C">
        <w:t xml:space="preserve"> </w:t>
      </w:r>
      <w:ins w:id="64" w:author="Dima" w:date="2017-05-10T20:01:00Z">
        <w:r w:rsidRPr="0093239C">
          <w:t xml:space="preserve">собственные </w:t>
        </w:r>
      </w:ins>
      <w:r w:rsidRPr="0093239C">
        <w:t>инновационные продукты</w:t>
      </w:r>
      <w:del w:id="65" w:author="Dima" w:date="2017-05-10T19:10:00Z">
        <w:r w:rsidRPr="0093239C" w:rsidDel="00EA2BD8">
          <w:delText xml:space="preserve"> для каждого члена семьи</w:delText>
        </w:r>
      </w:del>
      <w:ins w:id="66" w:author="Dima" w:date="2017-05-10T20:08:00Z">
        <w:r w:rsidRPr="0093239C">
          <w:t>, использу</w:t>
        </w:r>
      </w:ins>
      <w:ins w:id="67" w:author="Dima" w:date="2017-05-10T20:36:00Z">
        <w:r w:rsidRPr="0093239C">
          <w:t>я</w:t>
        </w:r>
      </w:ins>
      <w:ins w:id="68" w:author="Dima" w:date="2017-05-10T20:08:00Z">
        <w:r w:rsidRPr="0093239C">
          <w:t xml:space="preserve"> передовые научные направления</w:t>
        </w:r>
      </w:ins>
      <w:ins w:id="69" w:author="Dima" w:date="2017-05-10T20:37:00Z">
        <w:r w:rsidRPr="0093239C">
          <w:t>,</w:t>
        </w:r>
      </w:ins>
      <w:del w:id="70" w:author="Dima" w:date="2017-05-10T20:08:00Z">
        <w:r w:rsidRPr="0093239C" w:rsidDel="003778A4">
          <w:delText>.</w:delText>
        </w:r>
      </w:del>
      <w:ins w:id="71" w:author="Dima" w:date="2017-05-10T19:41:00Z">
        <w:r w:rsidRPr="0093239C">
          <w:t xml:space="preserve"> </w:t>
        </w:r>
      </w:ins>
      <w:ins w:id="72" w:author="Dima" w:date="2017-05-10T20:09:00Z">
        <w:r w:rsidRPr="0093239C">
          <w:t>в</w:t>
        </w:r>
      </w:ins>
      <w:ins w:id="73" w:author="Dima" w:date="2017-05-10T19:41:00Z">
        <w:r w:rsidRPr="0093239C">
          <w:t xml:space="preserve"> основе </w:t>
        </w:r>
      </w:ins>
      <w:ins w:id="74" w:author="Dima" w:date="2017-05-10T19:42:00Z">
        <w:r w:rsidRPr="0093239C">
          <w:t xml:space="preserve">которых </w:t>
        </w:r>
      </w:ins>
      <w:ins w:id="75" w:author="Dima" w:date="2017-05-10T19:41:00Z">
        <w:r w:rsidRPr="0093239C">
          <w:t xml:space="preserve">лежат </w:t>
        </w:r>
      </w:ins>
      <w:ins w:id="76" w:author="Dima" w:date="2017-05-10T20:02:00Z">
        <w:r w:rsidRPr="0093239C">
          <w:t>собственные</w:t>
        </w:r>
      </w:ins>
      <w:ins w:id="77" w:author="Dima" w:date="2017-05-10T20:37:00Z">
        <w:r w:rsidRPr="0093239C">
          <w:t xml:space="preserve">, </w:t>
        </w:r>
      </w:ins>
      <w:ins w:id="78" w:author="Dima" w:date="2017-05-10T20:02:00Z">
        <w:r w:rsidRPr="0093239C">
          <w:t xml:space="preserve">защищенные патентами </w:t>
        </w:r>
      </w:ins>
      <w:ins w:id="79" w:author="Dima" w:date="2017-05-10T19:41:00Z">
        <w:r w:rsidRPr="0093239C">
          <w:t>российские разработки.</w:t>
        </w:r>
      </w:ins>
    </w:p>
    <w:p w14:paraId="6775CA91" w14:textId="77777777" w:rsidR="00DE3CB8" w:rsidRDefault="00DE3CB8" w:rsidP="00DE3CB8">
      <w:pPr>
        <w:pStyle w:val="af5"/>
        <w:rPr>
          <w:ins w:id="80" w:author="Dima" w:date="2017-05-13T13:42:00Z"/>
        </w:rPr>
      </w:pPr>
      <w:ins w:id="81" w:author="Dima" w:date="2017-05-13T13:42:00Z">
        <w:r w:rsidRPr="0093239C">
          <w:t xml:space="preserve">Процесс бизнеса в корпорации основан на “трех китах” – это продажа, рекрутинг, обучение. Специфика бизнеса в том, что практика идет параллельно с обучением, здесь важно отследить, чтобы первое не опережало второе. </w:t>
        </w:r>
      </w:ins>
      <w:ins w:id="82" w:author="Dima" w:date="2017-05-13T13:46:00Z">
        <w:r w:rsidRPr="0093239C">
          <w:t>Компания осуществляет прямые продажи</w:t>
        </w:r>
      </w:ins>
      <w:ins w:id="83" w:author="Dima" w:date="2017-05-13T13:47:00Z">
        <w:r w:rsidRPr="0093239C">
          <w:t xml:space="preserve"> п</w:t>
        </w:r>
      </w:ins>
      <w:ins w:id="84" w:author="Dima" w:date="2017-05-13T13:42:00Z">
        <w:r w:rsidRPr="0093239C">
          <w:t>ри наличии</w:t>
        </w:r>
        <w:r>
          <w:t xml:space="preserve"> большого разнообразия методов работы</w:t>
        </w:r>
      </w:ins>
      <w:ins w:id="85" w:author="Dima" w:date="2017-05-13T13:47:00Z">
        <w:r>
          <w:t>.</w:t>
        </w:r>
      </w:ins>
      <w:ins w:id="86" w:author="Dima" w:date="2017-05-13T13:42:00Z">
        <w:r>
          <w:t xml:space="preserve"> Существует 6 основных этапов</w:t>
        </w:r>
        <w:r w:rsidRPr="00CB25AF">
          <w:t>:</w:t>
        </w:r>
      </w:ins>
    </w:p>
    <w:p w14:paraId="2CE9184F" w14:textId="77777777" w:rsidR="00DE3CB8" w:rsidRDefault="00DE3CB8" w:rsidP="00DE3CB8">
      <w:pPr>
        <w:pStyle w:val="a5"/>
        <w:numPr>
          <w:ilvl w:val="0"/>
          <w:numId w:val="33"/>
        </w:numPr>
        <w:spacing w:after="0" w:line="360" w:lineRule="auto"/>
        <w:ind w:left="709" w:hanging="283"/>
        <w:jc w:val="both"/>
        <w:rPr>
          <w:ins w:id="87" w:author="Dima" w:date="2017-05-13T13:42:00Z"/>
          <w:rFonts w:ascii="Times New Roman" w:hAnsi="Times New Roman" w:cs="Times New Roman"/>
          <w:color w:val="000000" w:themeColor="text1"/>
          <w:sz w:val="28"/>
          <w:szCs w:val="28"/>
        </w:rPr>
      </w:pPr>
      <w:ins w:id="88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Мотивация.</w:t>
        </w:r>
      </w:ins>
    </w:p>
    <w:p w14:paraId="05565D4E" w14:textId="77777777" w:rsidR="00DE3CB8" w:rsidRDefault="00DE3CB8" w:rsidP="00DE3CB8">
      <w:pPr>
        <w:pStyle w:val="a5"/>
        <w:numPr>
          <w:ilvl w:val="0"/>
          <w:numId w:val="33"/>
        </w:numPr>
        <w:spacing w:after="0" w:line="360" w:lineRule="auto"/>
        <w:ind w:left="709" w:hanging="283"/>
        <w:jc w:val="both"/>
        <w:rPr>
          <w:ins w:id="89" w:author="Dima" w:date="2017-05-13T13:42:00Z"/>
          <w:rFonts w:ascii="Times New Roman" w:hAnsi="Times New Roman" w:cs="Times New Roman"/>
          <w:color w:val="000000" w:themeColor="text1"/>
          <w:sz w:val="28"/>
          <w:szCs w:val="28"/>
        </w:rPr>
      </w:pPr>
      <w:ins w:id="90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Поставка цели.</w:t>
        </w:r>
      </w:ins>
    </w:p>
    <w:p w14:paraId="5D461B34" w14:textId="77777777" w:rsidR="00DE3CB8" w:rsidRDefault="00DE3CB8" w:rsidP="00DE3CB8">
      <w:pPr>
        <w:pStyle w:val="a5"/>
        <w:numPr>
          <w:ilvl w:val="0"/>
          <w:numId w:val="33"/>
        </w:numPr>
        <w:spacing w:after="0" w:line="360" w:lineRule="auto"/>
        <w:ind w:left="709" w:hanging="283"/>
        <w:jc w:val="both"/>
        <w:rPr>
          <w:ins w:id="91" w:author="Dima" w:date="2017-05-13T13:42:00Z"/>
          <w:rFonts w:ascii="Times New Roman" w:hAnsi="Times New Roman" w:cs="Times New Roman"/>
          <w:color w:val="000000" w:themeColor="text1"/>
          <w:sz w:val="28"/>
          <w:szCs w:val="28"/>
        </w:rPr>
      </w:pPr>
      <w:ins w:id="92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Пошаговое планирование.</w:t>
        </w:r>
      </w:ins>
    </w:p>
    <w:p w14:paraId="658E77A0" w14:textId="77777777" w:rsidR="00DE3CB8" w:rsidRDefault="00DE3CB8" w:rsidP="00DE3CB8">
      <w:pPr>
        <w:pStyle w:val="a5"/>
        <w:numPr>
          <w:ilvl w:val="0"/>
          <w:numId w:val="33"/>
        </w:numPr>
        <w:spacing w:after="0" w:line="360" w:lineRule="auto"/>
        <w:ind w:left="709" w:hanging="283"/>
        <w:jc w:val="both"/>
        <w:rPr>
          <w:ins w:id="93" w:author="Dima" w:date="2017-05-13T13:42:00Z"/>
          <w:rFonts w:ascii="Times New Roman" w:hAnsi="Times New Roman" w:cs="Times New Roman"/>
          <w:color w:val="000000" w:themeColor="text1"/>
          <w:sz w:val="28"/>
          <w:szCs w:val="28"/>
        </w:rPr>
      </w:pPr>
      <w:ins w:id="94" w:author="Dima" w:date="2017-05-13T13:58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Пла</w:t>
        </w:r>
      </w:ins>
      <w:ins w:id="95" w:author="Dima" w:date="2017-05-13T13:59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нирование дня сотрудника.</w:t>
        </w:r>
      </w:ins>
    </w:p>
    <w:p w14:paraId="259017E2" w14:textId="77777777" w:rsidR="00DE3CB8" w:rsidRDefault="00DE3CB8" w:rsidP="00DE3CB8">
      <w:pPr>
        <w:pStyle w:val="a5"/>
        <w:numPr>
          <w:ilvl w:val="0"/>
          <w:numId w:val="33"/>
        </w:numPr>
        <w:spacing w:after="0" w:line="360" w:lineRule="auto"/>
        <w:ind w:left="709" w:hanging="283"/>
        <w:jc w:val="both"/>
        <w:rPr>
          <w:ins w:id="96" w:author="Dima" w:date="2017-05-13T13:42:00Z"/>
          <w:rFonts w:ascii="Times New Roman" w:hAnsi="Times New Roman" w:cs="Times New Roman"/>
          <w:color w:val="000000" w:themeColor="text1"/>
          <w:sz w:val="28"/>
          <w:szCs w:val="28"/>
        </w:rPr>
      </w:pPr>
      <w:ins w:id="97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Технологии</w:t>
        </w:r>
      </w:ins>
      <w:ins w:id="98" w:author="Dima" w:date="2017-05-13T13:59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, бизнес-инструменты</w:t>
        </w:r>
      </w:ins>
      <w:ins w:id="99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</w:ins>
    </w:p>
    <w:p w14:paraId="23F0FC04" w14:textId="77777777" w:rsidR="00DE3CB8" w:rsidRPr="00C04508" w:rsidRDefault="00DE3CB8" w:rsidP="00DE3CB8">
      <w:pPr>
        <w:pStyle w:val="a5"/>
        <w:numPr>
          <w:ilvl w:val="0"/>
          <w:numId w:val="33"/>
        </w:numPr>
        <w:spacing w:after="0" w:line="360" w:lineRule="auto"/>
        <w:ind w:left="709" w:hanging="283"/>
        <w:jc w:val="both"/>
        <w:rPr>
          <w:ins w:id="100" w:author="Dima" w:date="2017-05-13T13:38:00Z"/>
          <w:rFonts w:ascii="Times New Roman" w:hAnsi="Times New Roman" w:cs="Times New Roman"/>
          <w:color w:val="000000" w:themeColor="text1"/>
          <w:sz w:val="28"/>
          <w:szCs w:val="28"/>
          <w:rPrChange w:id="101" w:author="Dima" w:date="2017-05-13T13:42:00Z">
            <w:rPr>
              <w:ins w:id="102" w:author="Dima" w:date="2017-05-13T13:38:00Z"/>
            </w:rPr>
          </w:rPrChange>
        </w:rPr>
        <w:pPrChange w:id="103" w:author="Dima" w:date="2017-05-13T13:42:00Z">
          <w:pPr>
            <w:spacing w:after="0" w:line="360" w:lineRule="auto"/>
            <w:ind w:firstLine="709"/>
            <w:jc w:val="both"/>
          </w:pPr>
        </w:pPrChange>
      </w:pPr>
      <w:ins w:id="104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Практическое освоение навыков</w:t>
        </w:r>
      </w:ins>
      <w:ins w:id="105" w:author="Dima" w:date="2017-05-13T14:00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продаж</w:t>
        </w:r>
      </w:ins>
      <w:ins w:id="106" w:author="Dima" w:date="2017-05-13T13:42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</w:ins>
    </w:p>
    <w:p w14:paraId="6F00E0CB" w14:textId="77777777" w:rsidR="00DE3CB8" w:rsidRDefault="00DE3CB8" w:rsidP="00DE3CB8">
      <w:pPr>
        <w:spacing w:after="0" w:line="360" w:lineRule="auto"/>
        <w:ind w:firstLine="709"/>
        <w:jc w:val="both"/>
        <w:rPr>
          <w:ins w:id="107" w:author="Dima" w:date="2017-05-10T20:38:00Z"/>
          <w:rFonts w:ascii="Times New Roman" w:hAnsi="Times New Roman" w:cs="Times New Roman"/>
          <w:color w:val="000000" w:themeColor="text1"/>
          <w:sz w:val="28"/>
          <w:szCs w:val="28"/>
        </w:rPr>
      </w:pPr>
      <w:ins w:id="108" w:author="Dima" w:date="2017-05-13T13:38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Компания дает возможность стать клиентом компании и заняться укреплением своего здоровья и членов его семьи или же стать бизнес-партнером.</w:t>
        </w:r>
      </w:ins>
    </w:p>
    <w:p w14:paraId="0FBCC68F" w14:textId="77777777" w:rsidR="00DE3CB8" w:rsidRDefault="00DE3CB8" w:rsidP="00DE3C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del w:id="109" w:author="Dima" w:date="2017-05-10T20:39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 xml:space="preserve"> 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Компания занимает лидирующее место, ведет бизнес в 25 странах и активно привлекает в свой бизнес партнеров, для которых</w:t>
      </w:r>
      <w:del w:id="110" w:author="Dima" w:date="2017-05-10T19:33:00Z">
        <w:r w:rsidDel="005D59DD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,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ins w:id="111" w:author="Dima" w:date="2017-05-10T20:49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разрабатываемое</w:t>
        </w:r>
      </w:ins>
      <w:del w:id="112" w:author="Dima" w:date="2017-05-10T19:32:00Z">
        <w:r w:rsidDel="0007490A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 xml:space="preserve">я считаю </w:delText>
        </w:r>
      </w:del>
      <w:del w:id="113" w:author="Dima" w:date="2017-05-10T20:49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данное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</w:t>
      </w:r>
      <w:del w:id="114" w:author="Dima" w:date="2017-05-13T13:32:00Z">
        <w:r w:rsidDel="007125B1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 xml:space="preserve"> </w:delText>
        </w:r>
      </w:del>
      <w:del w:id="115" w:author="Dima" w:date="2017-05-10T19:33:00Z">
        <w:r w:rsidDel="005D59DD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 xml:space="preserve">является </w:delText>
        </w:r>
      </w:del>
      <w:del w:id="116" w:author="Dima" w:date="2017-05-10T20:39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необходимым</w:delText>
        </w:r>
      </w:del>
      <w:del w:id="117" w:author="Dima" w:date="2017-05-13T13:32:00Z">
        <w:r w:rsidDel="007125B1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.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дает возможность автоматизировать работу сотрудника по взаимодействию с клиентом и доведения клиента до покупки. </w:t>
      </w:r>
    </w:p>
    <w:p w14:paraId="581A0456" w14:textId="77777777" w:rsidR="00DE3CB8" w:rsidRDefault="00DE3CB8" w:rsidP="00DE3C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Задача сотрудника по продаже продукции на первом этапе - максимально выявить проблемы, связанные с нарушениями здоровья клиента.</w:t>
      </w:r>
    </w:p>
    <w:p w14:paraId="79252D68" w14:textId="77777777" w:rsidR="00DE3CB8" w:rsidRPr="003A1B02" w:rsidRDefault="00DE3CB8" w:rsidP="00DE3C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rPrChange w:id="118" w:author="Dima" w:date="2017-05-13T14:17:00Z">
            <w:rPr/>
          </w:rPrChang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Процесс продажи продукции компании включает использование предоставляемых 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>компани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3A1B02">
        <w:rPr>
          <w:rFonts w:ascii="Times New Roman" w:hAnsi="Times New Roman" w:cs="Times New Roman"/>
          <w:color w:val="000000" w:themeColor="text1"/>
          <w:sz w:val="28"/>
          <w:szCs w:val="28"/>
          <w:rPrChange w:id="119" w:author="Dima" w:date="2017-05-13T14:17:00Z">
            <w:rPr/>
          </w:rPrChange>
        </w:rPr>
        <w:t xml:space="preserve"> технологий и бизнес-инструментов, направленных на ознакомление клиентов с продукцией компании.</w:t>
      </w:r>
    </w:p>
    <w:p w14:paraId="224BEAA4" w14:textId="77777777" w:rsidR="00DE3CB8" w:rsidRDefault="00DE3CB8" w:rsidP="00DE3CB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pPrChange w:id="120" w:author="Dima" w:date="2017-05-13T14:20:00Z">
          <w:pPr>
            <w:spacing w:after="0" w:line="360" w:lineRule="auto"/>
            <w:ind w:firstLine="709"/>
            <w:jc w:val="both"/>
          </w:pPr>
        </w:pPrChange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>айт 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рпорации «Сибирское Здоровье»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дробно знакомит сотрудников и клиентов с описанием</w:t>
      </w:r>
      <w:r w:rsidRPr="001975E2">
        <w:rPr>
          <w:rFonts w:ascii="Times New Roman" w:hAnsi="Times New Roman" w:cs="Times New Roman"/>
          <w:color w:val="000000" w:themeColor="text1"/>
          <w:sz w:val="28"/>
          <w:szCs w:val="28"/>
          <w:rPrChange w:id="121" w:author="Dima" w:date="2017-05-13T13:18:00Z">
            <w:rPr/>
          </w:rPrChang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ем</w:t>
      </w:r>
      <w:r w:rsidRPr="001975E2">
        <w:rPr>
          <w:rFonts w:ascii="Times New Roman" w:hAnsi="Times New Roman" w:cs="Times New Roman"/>
          <w:color w:val="000000" w:themeColor="text1"/>
          <w:sz w:val="28"/>
          <w:szCs w:val="28"/>
          <w:rPrChange w:id="122" w:author="Dima" w:date="2017-05-13T13:18:00Z">
            <w:rPr/>
          </w:rPrChange>
        </w:rPr>
        <w:t xml:space="preserve"> продукции 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1975E2">
        <w:rPr>
          <w:rFonts w:ascii="Times New Roman" w:hAnsi="Times New Roman" w:cs="Times New Roman"/>
          <w:color w:val="000000" w:themeColor="text1"/>
          <w:sz w:val="28"/>
          <w:szCs w:val="28"/>
          <w:rPrChange w:id="123" w:author="Dima" w:date="2017-05-13T13:18:00Z">
            <w:rPr/>
          </w:rPrChange>
        </w:rPr>
        <w:t xml:space="preserve"> нарушени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ям здоровья, где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975E2">
        <w:rPr>
          <w:rFonts w:ascii="Times New Roman" w:hAnsi="Times New Roman" w:cs="Times New Roman"/>
          <w:color w:val="000000" w:themeColor="text1"/>
          <w:sz w:val="28"/>
          <w:szCs w:val="28"/>
          <w:rPrChange w:id="124" w:author="Dima" w:date="2017-05-13T13:18:00Z">
            <w:rPr/>
          </w:rPrChange>
        </w:rPr>
        <w:t>сотрудник подбирает программу здоровья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согласует с клиентом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975E2">
        <w:rPr>
          <w:rFonts w:ascii="Times New Roman" w:hAnsi="Times New Roman" w:cs="Times New Roman"/>
          <w:color w:val="000000" w:themeColor="text1"/>
          <w:sz w:val="28"/>
          <w:szCs w:val="28"/>
          <w:rPrChange w:id="125" w:author="Dima" w:date="2017-05-13T13:18:00Z">
            <w:rPr/>
          </w:rPrChange>
        </w:rPr>
        <w:t xml:space="preserve"> </w:t>
      </w:r>
    </w:p>
    <w:p w14:paraId="557552CB" w14:textId="77777777" w:rsidR="00DE3CB8" w:rsidRDefault="00DE3CB8" w:rsidP="00DE3C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Широкий ассортимент продукции компании представлен программой «Чистота-Энергия-Гармония», которая позволяет правильно составить индивидуальную программу оздоровления для любого человека.</w:t>
      </w:r>
    </w:p>
    <w:p w14:paraId="10F61EF3" w14:textId="6EEF23CB" w:rsidR="00DE3CB8" w:rsidRPr="0013684F" w:rsidRDefault="00DE3CB8" w:rsidP="00DE3C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2933">
        <w:rPr>
          <w:rFonts w:ascii="Times New Roman" w:hAnsi="Times New Roman" w:cs="Times New Roman"/>
          <w:color w:val="000000" w:themeColor="text1"/>
          <w:sz w:val="28"/>
          <w:szCs w:val="28"/>
          <w:rPrChange w:id="126" w:author="Dima" w:date="2017-05-13T14:34:00Z">
            <w:rPr/>
          </w:rPrChange>
        </w:rPr>
        <w:t>Осуществление продаж производится в офисе компании либо через интернет-магазин</w:t>
      </w:r>
      <w:r w:rsidRPr="001368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сайте компании</w:t>
      </w:r>
      <w:r w:rsidRPr="001B05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[11</w:t>
      </w:r>
      <w:r w:rsidRPr="00DE3CB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0E04A7" w14:textId="77777777" w:rsidR="00DE3CB8" w:rsidDel="00131830" w:rsidRDefault="00DE3CB8" w:rsidP="00DE3CB8">
      <w:pPr>
        <w:spacing w:after="0" w:line="360" w:lineRule="auto"/>
        <w:ind w:firstLine="709"/>
        <w:jc w:val="both"/>
        <w:rPr>
          <w:del w:id="127" w:author="Dima" w:date="2017-05-10T20:39:00Z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1A390E" w14:textId="38B69131" w:rsidR="00DE3CB8" w:rsidRDefault="00DE3CB8" w:rsidP="00C17FE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процессе своей работы менеджер должен руководствоваться различными правами и нормативными актами, в том числе, стандартами сотрудничества с Корпорацией «Сибирское здоровье», политикой конфиденциальности, а также пользовательским соглашением и условием покупки</w:t>
      </w:r>
      <w:r w:rsidRPr="001B051E">
        <w:rPr>
          <w:rFonts w:ascii="Times New Roman" w:hAnsi="Times New Roman" w:cs="Times New Roman"/>
          <w:bCs/>
          <w:sz w:val="28"/>
          <w:szCs w:val="28"/>
        </w:rPr>
        <w:t xml:space="preserve"> [12] [</w:t>
      </w:r>
      <w:r>
        <w:rPr>
          <w:rFonts w:ascii="Times New Roman" w:hAnsi="Times New Roman" w:cs="Times New Roman"/>
          <w:bCs/>
          <w:sz w:val="28"/>
          <w:szCs w:val="28"/>
        </w:rPr>
        <w:t>13</w:t>
      </w:r>
      <w:r w:rsidRPr="001B051E">
        <w:rPr>
          <w:rFonts w:ascii="Times New Roman" w:hAnsi="Times New Roman" w:cs="Times New Roman"/>
          <w:bCs/>
          <w:sz w:val="28"/>
          <w:szCs w:val="28"/>
        </w:rPr>
        <w:t>] [14]</w:t>
      </w:r>
      <w:r w:rsidR="00C17FEB">
        <w:rPr>
          <w:rFonts w:ascii="Times New Roman" w:hAnsi="Times New Roman" w:cs="Times New Roman"/>
          <w:bCs/>
          <w:sz w:val="28"/>
          <w:szCs w:val="28"/>
        </w:rPr>
        <w:t>.</w:t>
      </w:r>
      <w:r w:rsidR="00C17FEB" w:rsidRPr="00C17F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Продажа продукции регламентируется следующими правовыми актами:</w:t>
      </w:r>
    </w:p>
    <w:p w14:paraId="090B7FD8" w14:textId="77777777" w:rsidR="00DE3CB8" w:rsidRPr="003F5091" w:rsidRDefault="00DE3CB8" w:rsidP="00DE3CB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5091">
        <w:rPr>
          <w:rFonts w:ascii="Times New Roman" w:hAnsi="Times New Roman" w:cs="Times New Roman"/>
          <w:bCs/>
          <w:sz w:val="28"/>
          <w:szCs w:val="28"/>
        </w:rPr>
        <w:t>За</w:t>
      </w:r>
      <w:r>
        <w:rPr>
          <w:rFonts w:ascii="Times New Roman" w:hAnsi="Times New Roman" w:cs="Times New Roman"/>
          <w:bCs/>
          <w:sz w:val="28"/>
          <w:szCs w:val="28"/>
        </w:rPr>
        <w:t>коном о защите прав потребителей и другими нормативно-правовыми актами.</w:t>
      </w:r>
    </w:p>
    <w:p w14:paraId="193425F7" w14:textId="6F103CA6" w:rsidR="00DE3CB8" w:rsidRDefault="00DE3CB8" w:rsidP="00D67BA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5091">
        <w:rPr>
          <w:rFonts w:ascii="Times New Roman" w:hAnsi="Times New Roman" w:cs="Times New Roman"/>
          <w:bCs/>
          <w:sz w:val="28"/>
          <w:szCs w:val="28"/>
        </w:rPr>
        <w:t>Договор розничной купли-продажи может быть заключен на основании ознакомления потребителя</w:t>
      </w:r>
      <w:r w:rsidRPr="00292190">
        <w:rPr>
          <w:rFonts w:ascii="Times New Roman" w:hAnsi="Times New Roman" w:cs="Times New Roman"/>
          <w:bCs/>
          <w:sz w:val="28"/>
          <w:szCs w:val="28"/>
        </w:rPr>
        <w:t xml:space="preserve"> [6]</w:t>
      </w:r>
      <w:r w:rsidRPr="003F5091">
        <w:rPr>
          <w:rFonts w:ascii="Times New Roman" w:hAnsi="Times New Roman" w:cs="Times New Roman"/>
          <w:bCs/>
          <w:sz w:val="28"/>
          <w:szCs w:val="28"/>
        </w:rPr>
        <w:t xml:space="preserve"> с предложенным продавцом описанием товара посредством каталогов, проспектов, буклетов, фотоснимков, средств связи (телевизионной, почтовой, радиосвязи и других) или иными исключающими возможность непосредственного ознакомления потребителя с товаром либо образцом товара при заключении такого договора (дистанционный способ продажи товара) способами</w:t>
      </w:r>
      <w:r w:rsidRPr="00292190">
        <w:rPr>
          <w:rFonts w:ascii="Times New Roman" w:hAnsi="Times New Roman" w:cs="Times New Roman"/>
          <w:bCs/>
          <w:sz w:val="28"/>
          <w:szCs w:val="28"/>
        </w:rPr>
        <w:t xml:space="preserve"> [5]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0A121D5" w14:textId="5CF3979A" w:rsidR="00DE3CB8" w:rsidRDefault="00DE3CB8" w:rsidP="00D67BA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F5091">
        <w:rPr>
          <w:rFonts w:ascii="Times New Roman" w:hAnsi="Times New Roman" w:cs="Times New Roman"/>
          <w:bCs/>
          <w:sz w:val="28"/>
          <w:szCs w:val="28"/>
        </w:rPr>
        <w:lastRenderedPageBreak/>
        <w:t>Потребителю в момент доставки товара должна быть в письменной форме предоставлена информация о товаре, предусмотренная статьей 10 настоящего Закона, а также предусмотренная пунктом 4 настоящей статьи информация о порядке и сроках возврата товар</w:t>
      </w:r>
      <w:r>
        <w:rPr>
          <w:rFonts w:ascii="Times New Roman" w:hAnsi="Times New Roman" w:cs="Times New Roman"/>
          <w:bCs/>
          <w:sz w:val="28"/>
          <w:szCs w:val="28"/>
        </w:rPr>
        <w:t xml:space="preserve">. А также, </w:t>
      </w:r>
      <w:r w:rsidRPr="003F5091">
        <w:rPr>
          <w:rFonts w:ascii="Times New Roman" w:hAnsi="Times New Roman" w:cs="Times New Roman"/>
          <w:bCs/>
          <w:sz w:val="28"/>
          <w:szCs w:val="28"/>
        </w:rPr>
        <w:t>ст. 1 Федерального закона от 02.01.2000 г. N 29-ФЗ "О качестве и безопасности пищевых продуктов", СанПин 2.3.2.1290-03 "Гигиенические требования к организации производства и оборота биологически активных добавок к пище (БАД)"</w:t>
      </w:r>
      <w:r w:rsidRPr="00292190">
        <w:rPr>
          <w:rFonts w:ascii="Times New Roman" w:hAnsi="Times New Roman" w:cs="Times New Roman"/>
          <w:bCs/>
          <w:sz w:val="28"/>
          <w:szCs w:val="28"/>
        </w:rPr>
        <w:t xml:space="preserve"> [7][8]</w:t>
      </w:r>
      <w:r w:rsidRPr="003F509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80BCCFC" w14:textId="70B95793" w:rsidR="00DE3CB8" w:rsidRPr="00DE3CB8" w:rsidRDefault="00DE3CB8" w:rsidP="0007307E">
      <w:pPr>
        <w:spacing w:after="0" w:line="360" w:lineRule="auto"/>
        <w:jc w:val="center"/>
        <w:outlineLvl w:val="3"/>
        <w:rPr>
          <w:rFonts w:ascii="Times New Roman" w:hAnsi="Times New Roman" w:cs="Times New Roman"/>
          <w:b/>
          <w:bCs/>
          <w:sz w:val="28"/>
          <w:szCs w:val="28"/>
        </w:rPr>
      </w:pPr>
      <w:r w:rsidRPr="00DE3CB8">
        <w:rPr>
          <w:rFonts w:ascii="Times New Roman" w:hAnsi="Times New Roman" w:cs="Times New Roman"/>
          <w:b/>
          <w:bCs/>
          <w:sz w:val="28"/>
          <w:szCs w:val="28"/>
        </w:rPr>
        <w:t>Объекты автоматизации</w:t>
      </w:r>
      <w:r w:rsidR="00D67BAF">
        <w:rPr>
          <w:rFonts w:ascii="Times New Roman" w:hAnsi="Times New Roman" w:cs="Times New Roman"/>
          <w:b/>
          <w:bCs/>
          <w:sz w:val="28"/>
          <w:szCs w:val="28"/>
        </w:rPr>
        <w:t>. Проблемы и цели</w:t>
      </w:r>
    </w:p>
    <w:p w14:paraId="409B99F2" w14:textId="604CEF87" w:rsidR="00DE3CB8" w:rsidRDefault="00DE3CB8" w:rsidP="00D67BA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Объектом автоматизации является деятельность сотрудника корпорации «Сибирское здоровье» в процессе работы с клиентами.</w:t>
      </w:r>
    </w:p>
    <w:p w14:paraId="028E02B6" w14:textId="2DCA1B1A" w:rsidR="00D67BAF" w:rsidRDefault="00D67BAF" w:rsidP="00D67BA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процессе анализа предметной области были обнаружены различные проблемы. Проблемы представлены в виде диаграммы на рисунке 1.3</w:t>
      </w:r>
    </w:p>
    <w:p w14:paraId="3D7E8C09" w14:textId="5617DCAC" w:rsidR="00D67BAF" w:rsidRDefault="00872612" w:rsidP="00D67B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object w:dxaOrig="12031" w:dyaOrig="9255" w14:anchorId="2CE2CD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7.25pt;height:359.25pt" o:ole="">
            <v:imagedata r:id="rId10" o:title=""/>
          </v:shape>
          <o:OLEObject Type="Embed" ProgID="Visio.Drawing.15" ShapeID="_x0000_i1034" DrawAspect="Content" ObjectID="_1557350647" r:id="rId11"/>
        </w:object>
      </w:r>
    </w:p>
    <w:p w14:paraId="01362F3A" w14:textId="2C5BB06F" w:rsidR="00D67BAF" w:rsidRDefault="00D67BAF" w:rsidP="00D67B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1.3</w:t>
      </w:r>
    </w:p>
    <w:p w14:paraId="62E044A6" w14:textId="77777777" w:rsidR="00872612" w:rsidRDefault="00D67BAF" w:rsidP="00872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Работа с большим числом клиентов требует в</w:t>
      </w:r>
      <w:ins w:id="128" w:author="Dima" w:date="2017-05-10T20:41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едения</w:t>
        </w:r>
      </w:ins>
      <w:del w:id="129" w:author="Dima" w:date="2017-05-10T20:41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ести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ins w:id="130" w:author="Dima" w:date="2017-05-10T20:44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большого количества</w:t>
        </w:r>
      </w:ins>
      <w:del w:id="131" w:author="Dima" w:date="2017-05-10T20:44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множеств</w:delText>
        </w:r>
      </w:del>
      <w:del w:id="132" w:author="Dima" w:date="2017-05-10T20:41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о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</w:t>
      </w:r>
      <w:ins w:id="133" w:author="Dima" w:date="2017-05-10T20:44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ации</w:t>
        </w:r>
      </w:ins>
      <w:del w:id="134" w:author="Dima" w:date="2017-05-10T20:44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ов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записей</w:t>
      </w:r>
      <w:del w:id="135" w:author="Dima" w:date="2017-05-10T20:44:00Z">
        <w:r w:rsidDel="00131830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,</w:delText>
        </w:r>
      </w:del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различных носителях</w:t>
      </w:r>
      <w:r w:rsidRPr="00751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письменном виде, в виде документов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ins w:id="136" w:author="Dima" w:date="2017-05-10T20:45:00Z"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, 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Excel</w:t>
        </w:r>
      </w:ins>
      <w:r w:rsidRPr="00751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т.д., что не очень удобно и зачастую сильно замедляет проце</w:t>
      </w:r>
      <w:r w:rsidR="00872612">
        <w:rPr>
          <w:rFonts w:ascii="Times New Roman" w:hAnsi="Times New Roman" w:cs="Times New Roman"/>
          <w:color w:val="000000" w:themeColor="text1"/>
          <w:sz w:val="28"/>
          <w:szCs w:val="28"/>
        </w:rPr>
        <w:t>ссы.</w:t>
      </w:r>
    </w:p>
    <w:p w14:paraId="665FB098" w14:textId="77777777" w:rsidR="00872612" w:rsidRDefault="00872612" w:rsidP="00872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повышения эффективности работы менеджера необходимо снизить затраты времени на ведения различной документации и повысить скорость доступа к необходимой, при работе с клиентами информации.</w:t>
      </w:r>
    </w:p>
    <w:p w14:paraId="60CE9044" w14:textId="59C3002E" w:rsidR="00872612" w:rsidRDefault="00872612" w:rsidP="00872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задачи необходима автоматизация рабочих процессов менеджера.</w:t>
      </w:r>
    </w:p>
    <w:p w14:paraId="28EAD867" w14:textId="0BEBF595" w:rsidR="00872612" w:rsidRDefault="00872612" w:rsidP="008726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Разработанное приложение позволит автоматизировать следующие функции менеджера:</w:t>
      </w:r>
    </w:p>
    <w:p w14:paraId="76391F88" w14:textId="1309555D" w:rsidR="00872612" w:rsidRPr="00872612" w:rsidRDefault="00872612" w:rsidP="00872612">
      <w:pPr>
        <w:pStyle w:val="a5"/>
        <w:numPr>
          <w:ilvl w:val="0"/>
          <w:numId w:val="118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учет клиентов, продукции, заказов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81C8B74" w14:textId="05FF0A96" w:rsidR="00872612" w:rsidRDefault="00872612" w:rsidP="00872612">
      <w:pPr>
        <w:pStyle w:val="a5"/>
        <w:numPr>
          <w:ilvl w:val="0"/>
          <w:numId w:val="118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наглядное отображение статистики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9C91048" w14:textId="2445C9D3" w:rsidR="00872612" w:rsidRDefault="00872612" w:rsidP="00872612">
      <w:pPr>
        <w:pStyle w:val="a5"/>
        <w:numPr>
          <w:ilvl w:val="0"/>
          <w:numId w:val="118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оценка показателей по различным критериям</w:t>
      </w:r>
      <w:r w:rsidRPr="008726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5C795F" w14:textId="1BEA56F8" w:rsidR="00872612" w:rsidRDefault="00872612" w:rsidP="00872612">
      <w:pPr>
        <w:pStyle w:val="a5"/>
        <w:numPr>
          <w:ilvl w:val="0"/>
          <w:numId w:val="118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доступ к информации о продукции компании.</w:t>
      </w:r>
    </w:p>
    <w:p w14:paraId="081717C0" w14:textId="09CA2CB2" w:rsidR="00A16C71" w:rsidRPr="00A16C71" w:rsidRDefault="00C17FEB" w:rsidP="00A16C7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10816" w:dyaOrig="7216" w14:anchorId="47053F7D">
          <v:shape id="_x0000_i1036" type="#_x0000_t75" style="width:450pt;height:300pt" o:ole="">
            <v:imagedata r:id="rId12" o:title=""/>
          </v:shape>
          <o:OLEObject Type="Embed" ProgID="Visio.Drawing.15" ShapeID="_x0000_i1036" DrawAspect="Content" ObjectID="_1557350648" r:id="rId13"/>
        </w:object>
      </w:r>
    </w:p>
    <w:p w14:paraId="2819249E" w14:textId="19AFE208" w:rsidR="00D67BAF" w:rsidRPr="00751D72" w:rsidDel="00062B2B" w:rsidRDefault="00A16C71" w:rsidP="00C17FEB">
      <w:pPr>
        <w:ind w:firstLine="709"/>
        <w:jc w:val="center"/>
        <w:rPr>
          <w:del w:id="137" w:author="Dima" w:date="2017-05-13T12:58:00Z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1.4 – Дерево целей</w:t>
      </w:r>
      <w:del w:id="138" w:author="Dima" w:date="2017-05-13T12:58:00Z">
        <w:r w:rsidR="00D67BAF" w:rsidDel="00062B2B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Процесс продажи продукции</w:delText>
        </w:r>
        <w:r w:rsidR="00D67BAF" w:rsidRPr="00751D72" w:rsidDel="00062B2B">
          <w:rPr>
            <w:rFonts w:ascii="Times New Roman" w:hAnsi="Times New Roman" w:cs="Times New Roman"/>
            <w:color w:val="000000" w:themeColor="text1"/>
            <w:sz w:val="28"/>
            <w:szCs w:val="28"/>
          </w:rPr>
          <w:delText>:</w:delText>
        </w:r>
      </w:del>
    </w:p>
    <w:p w14:paraId="679E9C70" w14:textId="77777777" w:rsidR="00D67BAF" w:rsidRPr="0013684F" w:rsidDel="00062B2B" w:rsidRDefault="00D67BAF" w:rsidP="00C17FEB">
      <w:pPr>
        <w:spacing w:after="0" w:line="360" w:lineRule="auto"/>
        <w:ind w:firstLine="709"/>
        <w:jc w:val="center"/>
        <w:rPr>
          <w:del w:id="139" w:author="Dima" w:date="2017-05-13T12:58:00Z"/>
          <w:rFonts w:ascii="Times New Roman" w:hAnsi="Times New Roman" w:cs="Times New Roman"/>
          <w:color w:val="000000" w:themeColor="text1"/>
          <w:sz w:val="28"/>
          <w:szCs w:val="28"/>
        </w:rPr>
        <w:pPrChange w:id="140" w:author="Dima" w:date="2017-05-13T12:58:00Z">
          <w:pPr>
            <w:spacing w:after="0" w:line="360" w:lineRule="auto"/>
            <w:ind w:firstLine="709"/>
            <w:jc w:val="both"/>
          </w:pPr>
        </w:pPrChange>
      </w:pPr>
    </w:p>
    <w:p w14:paraId="0DEB3CF0" w14:textId="33EC80FF" w:rsidR="00BC187D" w:rsidRPr="00A5555B" w:rsidRDefault="00BC187D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9CBF38" w14:textId="49B8CB85" w:rsidR="00AE19CE" w:rsidRDefault="00AE19CE" w:rsidP="00C17FEB">
      <w:pPr>
        <w:pStyle w:val="20"/>
        <w:ind w:left="0" w:firstLine="0"/>
      </w:pPr>
      <w:r>
        <w:lastRenderedPageBreak/>
        <w:t>Технологии разработки ПО</w:t>
      </w:r>
    </w:p>
    <w:p w14:paraId="51649577" w14:textId="694FD5E9" w:rsidR="00AE19CE" w:rsidRDefault="00AE19CE" w:rsidP="00C17FEB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r w:rsidRPr="00AE19CE">
        <w:rPr>
          <w:i w:val="0"/>
          <w:lang w:val="ru-RU"/>
        </w:rPr>
        <w:t>Анализ технологий разработки</w:t>
      </w:r>
    </w:p>
    <w:p w14:paraId="36CE4268" w14:textId="77777777" w:rsidR="00C17FEB" w:rsidRPr="00C17FEB" w:rsidRDefault="00C17FEB" w:rsidP="00C17FEB">
      <w:pPr>
        <w:spacing w:after="0"/>
        <w:rPr>
          <w:lang w:eastAsia="ru-RU"/>
        </w:rPr>
      </w:pPr>
    </w:p>
    <w:p w14:paraId="03A1A2C1" w14:textId="496E451E" w:rsidR="00AE19CE" w:rsidRPr="00723302" w:rsidRDefault="00AE19CE" w:rsidP="00C17F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процессе разработки АРМ были проанализированы основные языки программирования, предназначенные для разработки приложений для </w:t>
      </w:r>
      <w:r w:rsidRPr="00F4716F">
        <w:rPr>
          <w:rFonts w:ascii="Times New Roman" w:hAnsi="Times New Roman" w:cs="Times New Roman"/>
          <w:sz w:val="28"/>
          <w:szCs w:val="28"/>
          <w:lang w:eastAsia="ru-RU"/>
        </w:rPr>
        <w:t>персональных компьютеров и сопутствующие технологии.</w:t>
      </w:r>
      <w:r w:rsidR="00723302" w:rsidRPr="007233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3302">
        <w:rPr>
          <w:rFonts w:ascii="Times New Roman" w:hAnsi="Times New Roman" w:cs="Times New Roman"/>
          <w:sz w:val="28"/>
          <w:szCs w:val="28"/>
          <w:lang w:eastAsia="ru-RU"/>
        </w:rPr>
        <w:t>В таблице представлена общая информация об каждом из сравниваемых языков программирования.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58"/>
        <w:gridCol w:w="771"/>
        <w:gridCol w:w="819"/>
        <w:gridCol w:w="1086"/>
        <w:gridCol w:w="1086"/>
        <w:gridCol w:w="1012"/>
        <w:gridCol w:w="819"/>
        <w:gridCol w:w="819"/>
        <w:gridCol w:w="830"/>
        <w:gridCol w:w="1144"/>
      </w:tblGrid>
      <w:tr w:rsidR="002874C5" w:rsidRPr="001B09C4" w14:paraId="0F4E515A" w14:textId="77777777" w:rsidTr="00E14E4A">
        <w:trPr>
          <w:jc w:val="center"/>
        </w:trPr>
        <w:tc>
          <w:tcPr>
            <w:tcW w:w="967" w:type="dxa"/>
          </w:tcPr>
          <w:p w14:paraId="00660692" w14:textId="30457263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Язык</w:t>
            </w:r>
          </w:p>
        </w:tc>
        <w:tc>
          <w:tcPr>
            <w:tcW w:w="777" w:type="dxa"/>
          </w:tcPr>
          <w:p w14:paraId="6516D1CC" w14:textId="63C9190B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С++</w:t>
            </w:r>
          </w:p>
        </w:tc>
        <w:tc>
          <w:tcPr>
            <w:tcW w:w="826" w:type="dxa"/>
          </w:tcPr>
          <w:p w14:paraId="377B793F" w14:textId="40E74F21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Java</w:t>
            </w:r>
          </w:p>
        </w:tc>
        <w:tc>
          <w:tcPr>
            <w:tcW w:w="1096" w:type="dxa"/>
          </w:tcPr>
          <w:p w14:paraId="16E72A99" w14:textId="435A96D6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VB</w:t>
            </w:r>
            <w:r w:rsidR="001B09C4"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.NET</w:t>
            </w:r>
          </w:p>
        </w:tc>
        <w:tc>
          <w:tcPr>
            <w:tcW w:w="1096" w:type="dxa"/>
          </w:tcPr>
          <w:p w14:paraId="3D59F8B6" w14:textId="611C09CC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C#</w:t>
            </w:r>
          </w:p>
        </w:tc>
        <w:tc>
          <w:tcPr>
            <w:tcW w:w="1022" w:type="dxa"/>
          </w:tcPr>
          <w:p w14:paraId="3FA742BF" w14:textId="3C638C37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Python</w:t>
            </w:r>
          </w:p>
        </w:tc>
        <w:tc>
          <w:tcPr>
            <w:tcW w:w="826" w:type="dxa"/>
          </w:tcPr>
          <w:p w14:paraId="0EB8710E" w14:textId="26049573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Obj-C</w:t>
            </w:r>
          </w:p>
        </w:tc>
        <w:tc>
          <w:tcPr>
            <w:tcW w:w="826" w:type="dxa"/>
          </w:tcPr>
          <w:p w14:paraId="54D5ED7E" w14:textId="0D7D5A0C" w:rsidR="00512CF6" w:rsidRPr="004B0453" w:rsidRDefault="00723302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Swift</w:t>
            </w:r>
          </w:p>
        </w:tc>
        <w:tc>
          <w:tcPr>
            <w:tcW w:w="837" w:type="dxa"/>
          </w:tcPr>
          <w:p w14:paraId="2E04D896" w14:textId="3775A3F3" w:rsidR="00512CF6" w:rsidRPr="004B0453" w:rsidRDefault="0041710F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JS</w:t>
            </w:r>
          </w:p>
        </w:tc>
        <w:tc>
          <w:tcPr>
            <w:tcW w:w="1071" w:type="dxa"/>
          </w:tcPr>
          <w:p w14:paraId="0AF5B5DB" w14:textId="565FA9D8" w:rsidR="00512CF6" w:rsidRPr="004B0453" w:rsidRDefault="000F20FD" w:rsidP="00723302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Object Pascal</w:t>
            </w:r>
          </w:p>
        </w:tc>
      </w:tr>
      <w:tr w:rsidR="002874C5" w:rsidRPr="001B09C4" w14:paraId="3487DDF2" w14:textId="77777777" w:rsidTr="00E14E4A">
        <w:trPr>
          <w:jc w:val="center"/>
        </w:trPr>
        <w:tc>
          <w:tcPr>
            <w:tcW w:w="967" w:type="dxa"/>
          </w:tcPr>
          <w:p w14:paraId="2ED55CE0" w14:textId="0C23F2B9" w:rsidR="000F20FD" w:rsidRPr="001B09C4" w:rsidRDefault="000F20F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Появление</w:t>
            </w:r>
          </w:p>
        </w:tc>
        <w:tc>
          <w:tcPr>
            <w:tcW w:w="777" w:type="dxa"/>
          </w:tcPr>
          <w:p w14:paraId="4A58CBC0" w14:textId="7819B9F5" w:rsidR="000F20FD" w:rsidRPr="001B09C4" w:rsidRDefault="001E0E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1983</w:t>
            </w:r>
          </w:p>
        </w:tc>
        <w:tc>
          <w:tcPr>
            <w:tcW w:w="826" w:type="dxa"/>
          </w:tcPr>
          <w:p w14:paraId="4B8D5E70" w14:textId="31348A15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1995</w:t>
            </w:r>
          </w:p>
        </w:tc>
        <w:tc>
          <w:tcPr>
            <w:tcW w:w="1096" w:type="dxa"/>
          </w:tcPr>
          <w:p w14:paraId="096CD8CA" w14:textId="35DF53C3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2001</w:t>
            </w:r>
          </w:p>
        </w:tc>
        <w:tc>
          <w:tcPr>
            <w:tcW w:w="1096" w:type="dxa"/>
          </w:tcPr>
          <w:p w14:paraId="2FC578A7" w14:textId="030CE9D5" w:rsidR="000F20FD" w:rsidRPr="00CA070F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2000</w:t>
            </w:r>
          </w:p>
        </w:tc>
        <w:tc>
          <w:tcPr>
            <w:tcW w:w="1022" w:type="dxa"/>
          </w:tcPr>
          <w:p w14:paraId="45B26C25" w14:textId="341207DA" w:rsidR="000F20FD" w:rsidRPr="00CA070F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1991</w:t>
            </w:r>
          </w:p>
        </w:tc>
        <w:tc>
          <w:tcPr>
            <w:tcW w:w="826" w:type="dxa"/>
          </w:tcPr>
          <w:p w14:paraId="68EB9A3C" w14:textId="0479C5A5" w:rsidR="000F20FD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1984</w:t>
            </w:r>
          </w:p>
        </w:tc>
        <w:tc>
          <w:tcPr>
            <w:tcW w:w="826" w:type="dxa"/>
          </w:tcPr>
          <w:p w14:paraId="3188E4FC" w14:textId="75FF6580" w:rsidR="000F20FD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2014</w:t>
            </w:r>
          </w:p>
        </w:tc>
        <w:tc>
          <w:tcPr>
            <w:tcW w:w="837" w:type="dxa"/>
          </w:tcPr>
          <w:p w14:paraId="6BC574AE" w14:textId="31063F3C" w:rsidR="000F20FD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1995</w:t>
            </w:r>
          </w:p>
        </w:tc>
        <w:tc>
          <w:tcPr>
            <w:tcW w:w="1071" w:type="dxa"/>
          </w:tcPr>
          <w:p w14:paraId="111A2EF3" w14:textId="7471F50E" w:rsidR="000F20FD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1986</w:t>
            </w:r>
          </w:p>
        </w:tc>
      </w:tr>
      <w:tr w:rsidR="002874C5" w:rsidRPr="001B09C4" w14:paraId="2660621C" w14:textId="77777777" w:rsidTr="00E14E4A">
        <w:trPr>
          <w:jc w:val="center"/>
        </w:trPr>
        <w:tc>
          <w:tcPr>
            <w:tcW w:w="967" w:type="dxa"/>
          </w:tcPr>
          <w:p w14:paraId="4C96E383" w14:textId="39F7B865" w:rsidR="000F20FD" w:rsidRPr="009420F7" w:rsidRDefault="000F20F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Разработан</w:t>
            </w:r>
          </w:p>
        </w:tc>
        <w:tc>
          <w:tcPr>
            <w:tcW w:w="777" w:type="dxa"/>
          </w:tcPr>
          <w:p w14:paraId="53A2E89D" w14:textId="6F3771EC" w:rsidR="000F20FD" w:rsidRPr="009420F7" w:rsidRDefault="001E0E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Bjarne Stroustrup</w:t>
            </w:r>
          </w:p>
        </w:tc>
        <w:tc>
          <w:tcPr>
            <w:tcW w:w="826" w:type="dxa"/>
          </w:tcPr>
          <w:p w14:paraId="2BC2A893" w14:textId="20AB7229" w:rsidR="000F20FD" w:rsidRPr="009420F7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James Gosling</w:t>
            </w:r>
          </w:p>
        </w:tc>
        <w:tc>
          <w:tcPr>
            <w:tcW w:w="1096" w:type="dxa"/>
          </w:tcPr>
          <w:p w14:paraId="65C9EB90" w14:textId="3DA83EAB" w:rsidR="000F20FD" w:rsidRPr="009420F7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Microsoft</w:t>
            </w:r>
          </w:p>
        </w:tc>
        <w:tc>
          <w:tcPr>
            <w:tcW w:w="1096" w:type="dxa"/>
          </w:tcPr>
          <w:p w14:paraId="0E5EDD31" w14:textId="05E89C2F" w:rsidR="000F20FD" w:rsidRPr="009420F7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Anders Hejlsberg</w:t>
            </w:r>
          </w:p>
        </w:tc>
        <w:tc>
          <w:tcPr>
            <w:tcW w:w="1022" w:type="dxa"/>
          </w:tcPr>
          <w:p w14:paraId="68584729" w14:textId="64F66166" w:rsidR="000F20FD" w:rsidRPr="009420F7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Guido van Rossum</w:t>
            </w:r>
          </w:p>
        </w:tc>
        <w:tc>
          <w:tcPr>
            <w:tcW w:w="826" w:type="dxa"/>
          </w:tcPr>
          <w:p w14:paraId="1DAEF019" w14:textId="55937DF7" w:rsidR="000F20FD" w:rsidRPr="009420F7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 Love and Brad Cox</w:t>
            </w:r>
          </w:p>
        </w:tc>
        <w:tc>
          <w:tcPr>
            <w:tcW w:w="826" w:type="dxa"/>
          </w:tcPr>
          <w:p w14:paraId="5B3DC0C1" w14:textId="615D4836" w:rsidR="000F20FD" w:rsidRPr="009420F7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ab/>
              <w:t>Chris Lattner</w:t>
            </w:r>
          </w:p>
        </w:tc>
        <w:tc>
          <w:tcPr>
            <w:tcW w:w="837" w:type="dxa"/>
          </w:tcPr>
          <w:p w14:paraId="6B188580" w14:textId="42F8DF05" w:rsidR="000F20FD" w:rsidRPr="009420F7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Brendan Eich</w:t>
            </w:r>
          </w:p>
        </w:tc>
        <w:tc>
          <w:tcPr>
            <w:tcW w:w="1071" w:type="dxa"/>
          </w:tcPr>
          <w:p w14:paraId="26C67417" w14:textId="1BCF24C7" w:rsidR="000F20FD" w:rsidRPr="009420F7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Niklaus Wirth,</w:t>
            </w:r>
            <w:r w:rsidRPr="009420F7">
              <w:rPr>
                <w:lang w:val="en-US"/>
              </w:rPr>
              <w:t xml:space="preserve"> </w:t>
            </w: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Anders Hejlsberg</w:t>
            </w:r>
          </w:p>
        </w:tc>
      </w:tr>
      <w:tr w:rsidR="002874C5" w:rsidRPr="001B09C4" w14:paraId="4BD9B7ED" w14:textId="77777777" w:rsidTr="00E14E4A">
        <w:trPr>
          <w:jc w:val="center"/>
        </w:trPr>
        <w:tc>
          <w:tcPr>
            <w:tcW w:w="967" w:type="dxa"/>
          </w:tcPr>
          <w:p w14:paraId="39DB03FF" w14:textId="4233E271" w:rsidR="001E0E9F" w:rsidRPr="001B09C4" w:rsidRDefault="001E0E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Стабильный релиз</w:t>
            </w:r>
          </w:p>
        </w:tc>
        <w:tc>
          <w:tcPr>
            <w:tcW w:w="777" w:type="dxa"/>
          </w:tcPr>
          <w:p w14:paraId="22352BF9" w14:textId="371E95E5" w:rsidR="001E0E9F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ISO/IEC 14882:2014</w:t>
            </w:r>
          </w:p>
        </w:tc>
        <w:tc>
          <w:tcPr>
            <w:tcW w:w="826" w:type="dxa"/>
          </w:tcPr>
          <w:p w14:paraId="6CE4BD3B" w14:textId="055BBBAB" w:rsidR="001E0E9F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Java SE 8</w:t>
            </w:r>
          </w:p>
        </w:tc>
        <w:tc>
          <w:tcPr>
            <w:tcW w:w="1096" w:type="dxa"/>
          </w:tcPr>
          <w:p w14:paraId="1E3C6F1B" w14:textId="01062F2B" w:rsidR="001E0E9F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15.0</w:t>
            </w:r>
          </w:p>
        </w:tc>
        <w:tc>
          <w:tcPr>
            <w:tcW w:w="1096" w:type="dxa"/>
          </w:tcPr>
          <w:p w14:paraId="0F7F1D3A" w14:textId="65899615" w:rsidR="001E0E9F" w:rsidRPr="00CA070F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7.0</w:t>
            </w:r>
          </w:p>
        </w:tc>
        <w:tc>
          <w:tcPr>
            <w:tcW w:w="1022" w:type="dxa"/>
          </w:tcPr>
          <w:p w14:paraId="1A90F950" w14:textId="25B406D2" w:rsidR="001E0E9F" w:rsidRPr="00CA070F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CA070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3.6.1</w:t>
            </w: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/2.7.13</w:t>
            </w:r>
          </w:p>
        </w:tc>
        <w:tc>
          <w:tcPr>
            <w:tcW w:w="826" w:type="dxa"/>
          </w:tcPr>
          <w:p w14:paraId="46B9313A" w14:textId="5B831C8C" w:rsidR="001E0E9F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2.0</w:t>
            </w:r>
          </w:p>
        </w:tc>
        <w:tc>
          <w:tcPr>
            <w:tcW w:w="826" w:type="dxa"/>
          </w:tcPr>
          <w:p w14:paraId="49A25CA1" w14:textId="08821FCD" w:rsidR="001E0E9F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3.1.1</w:t>
            </w:r>
          </w:p>
        </w:tc>
        <w:tc>
          <w:tcPr>
            <w:tcW w:w="837" w:type="dxa"/>
          </w:tcPr>
          <w:p w14:paraId="74C86F2A" w14:textId="421CC4EE" w:rsidR="001E0E9F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ECMAScript 2016</w:t>
            </w:r>
          </w:p>
        </w:tc>
        <w:tc>
          <w:tcPr>
            <w:tcW w:w="1071" w:type="dxa"/>
          </w:tcPr>
          <w:p w14:paraId="485DA6ED" w14:textId="77777777" w:rsidR="001E0E9F" w:rsidRPr="001B09C4" w:rsidRDefault="001E0E9F" w:rsidP="009420F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874C5" w:rsidRPr="00B54867" w14:paraId="3C92038A" w14:textId="77777777" w:rsidTr="00E14E4A">
        <w:trPr>
          <w:jc w:val="center"/>
        </w:trPr>
        <w:tc>
          <w:tcPr>
            <w:tcW w:w="967" w:type="dxa"/>
          </w:tcPr>
          <w:p w14:paraId="0B09DCD9" w14:textId="7EA74BEB" w:rsidR="000F20FD" w:rsidRPr="001B09C4" w:rsidRDefault="000F20F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Основные реализации</w:t>
            </w:r>
          </w:p>
        </w:tc>
        <w:tc>
          <w:tcPr>
            <w:tcW w:w="777" w:type="dxa"/>
          </w:tcPr>
          <w:p w14:paraId="146A30F9" w14:textId="11BD6A41" w:rsidR="000F20FD" w:rsidRPr="001B09C4" w:rsidRDefault="001E0E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LLVM Clang, GCC, Microsoft Visual C++, Embarcadero C++Builder, Intel C++ Compiler, IBM XL C++</w:t>
            </w:r>
          </w:p>
        </w:tc>
        <w:tc>
          <w:tcPr>
            <w:tcW w:w="826" w:type="dxa"/>
          </w:tcPr>
          <w:p w14:paraId="48E58684" w14:textId="50CDD9BA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OpenJDK, GNU Compiler for Java (GCJ)</w:t>
            </w:r>
          </w:p>
        </w:tc>
        <w:tc>
          <w:tcPr>
            <w:tcW w:w="1096" w:type="dxa"/>
          </w:tcPr>
          <w:p w14:paraId="2866496D" w14:textId="700E74BC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Microsoft Visual Studio, Microsoft Visual Studio Express, SharpDevelop, MonoDevelop, .NET Framework SDK and Mono</w:t>
            </w:r>
          </w:p>
        </w:tc>
        <w:tc>
          <w:tcPr>
            <w:tcW w:w="1096" w:type="dxa"/>
          </w:tcPr>
          <w:p w14:paraId="771B9B68" w14:textId="22AFDE6C" w:rsidR="000F20FD" w:rsidRPr="001B09C4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CA070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Visual C#, .NET Framework, Mono, DotGNU</w:t>
            </w:r>
          </w:p>
        </w:tc>
        <w:tc>
          <w:tcPr>
            <w:tcW w:w="1022" w:type="dxa"/>
          </w:tcPr>
          <w:p w14:paraId="7925E98D" w14:textId="4B4D3AD8" w:rsidR="000F20FD" w:rsidRPr="001B09C4" w:rsidRDefault="005F367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5F367A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CPython, IronPython, Jython, MicroPython, Numba, PyPy</w:t>
            </w:r>
          </w:p>
        </w:tc>
        <w:tc>
          <w:tcPr>
            <w:tcW w:w="826" w:type="dxa"/>
          </w:tcPr>
          <w:p w14:paraId="3E7DC155" w14:textId="5425ED1E" w:rsidR="000F20FD" w:rsidRPr="001B09C4" w:rsidRDefault="009420F7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9420F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Clang, GCC</w:t>
            </w:r>
          </w:p>
        </w:tc>
        <w:tc>
          <w:tcPr>
            <w:tcW w:w="826" w:type="dxa"/>
          </w:tcPr>
          <w:p w14:paraId="796E9E23" w14:textId="7D40CD43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LLVM</w:t>
            </w: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Clang</w:t>
            </w:r>
          </w:p>
        </w:tc>
        <w:tc>
          <w:tcPr>
            <w:tcW w:w="837" w:type="dxa"/>
          </w:tcPr>
          <w:p w14:paraId="23B590C3" w14:textId="2AB077F0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V8, JavaScriptCore, SpiderMonkey, Chakra</w:t>
            </w:r>
          </w:p>
        </w:tc>
        <w:tc>
          <w:tcPr>
            <w:tcW w:w="1071" w:type="dxa"/>
          </w:tcPr>
          <w:p w14:paraId="077F5FFC" w14:textId="30132660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Delphi, Free Pascal, Oxygene</w:t>
            </w:r>
          </w:p>
        </w:tc>
      </w:tr>
      <w:tr w:rsidR="002874C5" w:rsidRPr="001B09C4" w14:paraId="35A73333" w14:textId="77777777" w:rsidTr="00E14E4A">
        <w:trPr>
          <w:jc w:val="center"/>
        </w:trPr>
        <w:tc>
          <w:tcPr>
            <w:tcW w:w="967" w:type="dxa"/>
          </w:tcPr>
          <w:p w14:paraId="24647F37" w14:textId="3F915746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Испытал влияние</w:t>
            </w:r>
          </w:p>
        </w:tc>
        <w:tc>
          <w:tcPr>
            <w:tcW w:w="777" w:type="dxa"/>
          </w:tcPr>
          <w:p w14:paraId="3E712FCE" w14:textId="5369B336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Ada, ALGOL 68, C, CLU, ML, Simula</w:t>
            </w:r>
          </w:p>
        </w:tc>
        <w:tc>
          <w:tcPr>
            <w:tcW w:w="826" w:type="dxa"/>
          </w:tcPr>
          <w:p w14:paraId="1743CEFA" w14:textId="0E58782B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Ada 83, C++, C#, Eiffel,Generic Java, Mesa,Modula-3, Oberon</w:t>
            </w: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lastRenderedPageBreak/>
              <w:t>, Objective-C, UCSD Pascal, Object Pascal</w:t>
            </w:r>
          </w:p>
        </w:tc>
        <w:tc>
          <w:tcPr>
            <w:tcW w:w="1096" w:type="dxa"/>
          </w:tcPr>
          <w:p w14:paraId="1F67F7D5" w14:textId="6C349949" w:rsidR="000F20FD" w:rsidRPr="001B09C4" w:rsidRDefault="001B09C4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lastRenderedPageBreak/>
              <w:t>ALGOL 60, FORTRAN II, JOSS</w:t>
            </w:r>
          </w:p>
        </w:tc>
        <w:tc>
          <w:tcPr>
            <w:tcW w:w="1096" w:type="dxa"/>
          </w:tcPr>
          <w:p w14:paraId="729B63E4" w14:textId="7073B176" w:rsidR="000F20FD" w:rsidRPr="001B09C4" w:rsidRDefault="00CA070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CA070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C++, Eiffel, Java, Modula-3, Object Pascal, ML, VB, Icon, Haskell, Rust, J#, Cω, F#</w:t>
            </w:r>
          </w:p>
        </w:tc>
        <w:tc>
          <w:tcPr>
            <w:tcW w:w="1022" w:type="dxa"/>
          </w:tcPr>
          <w:p w14:paraId="4E5426E6" w14:textId="247F610C" w:rsidR="000F20FD" w:rsidRPr="005F367A" w:rsidRDefault="005F367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5F367A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ABC,</w:t>
            </w: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ALGOL 68, C, C++,Dylan, Haskell,</w:t>
            </w:r>
            <w:r w:rsidRPr="005F367A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Icon, Java,Lisp,Modula‑3,</w:t>
            </w:r>
            <w:r w:rsidRPr="005F367A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Perl</w:t>
            </w:r>
          </w:p>
        </w:tc>
        <w:tc>
          <w:tcPr>
            <w:tcW w:w="826" w:type="dxa"/>
          </w:tcPr>
          <w:p w14:paraId="0D65362D" w14:textId="120272E8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C, Smalltalk</w:t>
            </w:r>
          </w:p>
        </w:tc>
        <w:tc>
          <w:tcPr>
            <w:tcW w:w="826" w:type="dxa"/>
          </w:tcPr>
          <w:p w14:paraId="7EDC100B" w14:textId="49277208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C#, CLU, D, Haskell, Objective-C, Python, Ruby, Rust</w:t>
            </w:r>
          </w:p>
        </w:tc>
        <w:tc>
          <w:tcPr>
            <w:tcW w:w="837" w:type="dxa"/>
          </w:tcPr>
          <w:p w14:paraId="5B6082EF" w14:textId="291A8F99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Lua, Scheme, Perl, Self, Java, C, Python, AWK, HyperTalk</w:t>
            </w:r>
          </w:p>
        </w:tc>
        <w:tc>
          <w:tcPr>
            <w:tcW w:w="1071" w:type="dxa"/>
          </w:tcPr>
          <w:p w14:paraId="208BFE4A" w14:textId="0A01F6D9" w:rsidR="000F20FD" w:rsidRPr="001B09C4" w:rsidRDefault="00BF719F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BF719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Pascal, Simula, Smalltalk</w:t>
            </w:r>
          </w:p>
        </w:tc>
      </w:tr>
      <w:tr w:rsidR="002874C5" w:rsidRPr="001B09C4" w14:paraId="0A45C15F" w14:textId="77777777" w:rsidTr="00E14E4A">
        <w:trPr>
          <w:jc w:val="center"/>
        </w:trPr>
        <w:tc>
          <w:tcPr>
            <w:tcW w:w="967" w:type="dxa"/>
          </w:tcPr>
          <w:p w14:paraId="59BA060F" w14:textId="6BC3429E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Язык</w:t>
            </w:r>
          </w:p>
        </w:tc>
        <w:tc>
          <w:tcPr>
            <w:tcW w:w="777" w:type="dxa"/>
          </w:tcPr>
          <w:p w14:paraId="508752E7" w14:textId="3CDF87D5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С++</w:t>
            </w:r>
          </w:p>
        </w:tc>
        <w:tc>
          <w:tcPr>
            <w:tcW w:w="826" w:type="dxa"/>
          </w:tcPr>
          <w:p w14:paraId="72843F82" w14:textId="666AC786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Java</w:t>
            </w:r>
          </w:p>
        </w:tc>
        <w:tc>
          <w:tcPr>
            <w:tcW w:w="1096" w:type="dxa"/>
          </w:tcPr>
          <w:p w14:paraId="56854507" w14:textId="29755505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VB.NET</w:t>
            </w:r>
          </w:p>
        </w:tc>
        <w:tc>
          <w:tcPr>
            <w:tcW w:w="1096" w:type="dxa"/>
          </w:tcPr>
          <w:p w14:paraId="51B5FF79" w14:textId="154B6587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C#</w:t>
            </w:r>
          </w:p>
        </w:tc>
        <w:tc>
          <w:tcPr>
            <w:tcW w:w="1022" w:type="dxa"/>
          </w:tcPr>
          <w:p w14:paraId="4E16AE4E" w14:textId="0882B52D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Python</w:t>
            </w:r>
          </w:p>
        </w:tc>
        <w:tc>
          <w:tcPr>
            <w:tcW w:w="826" w:type="dxa"/>
          </w:tcPr>
          <w:p w14:paraId="5729CF02" w14:textId="196D3D9E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Obj-C</w:t>
            </w:r>
          </w:p>
        </w:tc>
        <w:tc>
          <w:tcPr>
            <w:tcW w:w="826" w:type="dxa"/>
          </w:tcPr>
          <w:p w14:paraId="79F77669" w14:textId="0EE187B4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Swift</w:t>
            </w:r>
          </w:p>
        </w:tc>
        <w:tc>
          <w:tcPr>
            <w:tcW w:w="837" w:type="dxa"/>
          </w:tcPr>
          <w:p w14:paraId="25868F8F" w14:textId="7D1FCBCB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JS</w:t>
            </w:r>
          </w:p>
        </w:tc>
        <w:tc>
          <w:tcPr>
            <w:tcW w:w="1071" w:type="dxa"/>
          </w:tcPr>
          <w:p w14:paraId="363E2CB4" w14:textId="47DA2EEB" w:rsidR="00A15D30" w:rsidRPr="004B0453" w:rsidRDefault="00A15D30" w:rsidP="00A15D30">
            <w:pPr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Object Pascal</w:t>
            </w:r>
          </w:p>
        </w:tc>
      </w:tr>
      <w:tr w:rsidR="002874C5" w:rsidRPr="001B09C4" w14:paraId="21227EA8" w14:textId="77777777" w:rsidTr="00E14E4A">
        <w:trPr>
          <w:jc w:val="center"/>
        </w:trPr>
        <w:tc>
          <w:tcPr>
            <w:tcW w:w="967" w:type="dxa"/>
          </w:tcPr>
          <w:p w14:paraId="4A93A56A" w14:textId="7C5D14EA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Основное предназначение</w:t>
            </w:r>
          </w:p>
        </w:tc>
        <w:tc>
          <w:tcPr>
            <w:tcW w:w="777" w:type="dxa"/>
          </w:tcPr>
          <w:p w14:paraId="1D3DA46F" w14:textId="5BF3100F" w:rsidR="00512CF6" w:rsidRPr="00A15D30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Приложения,</w:t>
            </w:r>
            <w:r w:rsidR="00A328F9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Игры, 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Система</w:t>
            </w:r>
          </w:p>
        </w:tc>
        <w:tc>
          <w:tcPr>
            <w:tcW w:w="826" w:type="dxa"/>
          </w:tcPr>
          <w:p w14:paraId="60D9F064" w14:textId="1D189BBB" w:rsidR="00512CF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Приложения, м</w:t>
            </w:r>
            <w:r w:rsidR="00A328F9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обильные, Сервер</w:t>
            </w:r>
          </w:p>
        </w:tc>
        <w:tc>
          <w:tcPr>
            <w:tcW w:w="1096" w:type="dxa"/>
          </w:tcPr>
          <w:p w14:paraId="23E823C4" w14:textId="5073C7D8" w:rsidR="00512CF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, бизнес</w:t>
            </w:r>
          </w:p>
        </w:tc>
        <w:tc>
          <w:tcPr>
            <w:tcW w:w="1096" w:type="dxa"/>
          </w:tcPr>
          <w:p w14:paraId="1BB0DE36" w14:textId="1369B470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Приложения, Бизнес, Веб</w:t>
            </w:r>
          </w:p>
        </w:tc>
        <w:tc>
          <w:tcPr>
            <w:tcW w:w="1022" w:type="dxa"/>
          </w:tcPr>
          <w:p w14:paraId="6B498672" w14:textId="3BA076F2" w:rsidR="00512CF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Приложения, наука, вычисления</w:t>
            </w:r>
          </w:p>
        </w:tc>
        <w:tc>
          <w:tcPr>
            <w:tcW w:w="826" w:type="dxa"/>
          </w:tcPr>
          <w:p w14:paraId="7EB7B287" w14:textId="455B7163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</w:t>
            </w:r>
          </w:p>
        </w:tc>
        <w:tc>
          <w:tcPr>
            <w:tcW w:w="826" w:type="dxa"/>
          </w:tcPr>
          <w:p w14:paraId="6848F3A1" w14:textId="0B2E85DA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</w:t>
            </w:r>
          </w:p>
        </w:tc>
        <w:tc>
          <w:tcPr>
            <w:tcW w:w="837" w:type="dxa"/>
          </w:tcPr>
          <w:p w14:paraId="51B75ACD" w14:textId="41B9E558" w:rsidR="00512CF6" w:rsidRPr="001B09C4" w:rsidRDefault="004B0453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Веб, сервер</w:t>
            </w:r>
          </w:p>
        </w:tc>
        <w:tc>
          <w:tcPr>
            <w:tcW w:w="1071" w:type="dxa"/>
          </w:tcPr>
          <w:p w14:paraId="02235939" w14:textId="4B82218B" w:rsidR="00512CF6" w:rsidRPr="001B09C4" w:rsidRDefault="004B0453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Приложения</w:t>
            </w:r>
          </w:p>
        </w:tc>
      </w:tr>
      <w:tr w:rsidR="002874C5" w:rsidRPr="001B09C4" w14:paraId="5D525329" w14:textId="77777777" w:rsidTr="00E14E4A">
        <w:trPr>
          <w:jc w:val="center"/>
        </w:trPr>
        <w:tc>
          <w:tcPr>
            <w:tcW w:w="967" w:type="dxa"/>
          </w:tcPr>
          <w:p w14:paraId="4361A72F" w14:textId="74132479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Императивный</w:t>
            </w:r>
          </w:p>
        </w:tc>
        <w:tc>
          <w:tcPr>
            <w:tcW w:w="777" w:type="dxa"/>
          </w:tcPr>
          <w:p w14:paraId="145790BE" w14:textId="6BAE5EEC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7E587441" w14:textId="047A15D5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2270DA66" w14:textId="08146556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5E774D66" w14:textId="07062DBC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21E133CC" w14:textId="5653070C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578CE89B" w14:textId="209CD932" w:rsidR="00512CF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53C477CC" w14:textId="4E5F7111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33349FC2" w14:textId="67B63F8B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04E1965E" w14:textId="41D7305C" w:rsidR="00512CF6" w:rsidRPr="00E14E4A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3563EC24" w14:textId="77777777" w:rsidTr="00E14E4A">
        <w:trPr>
          <w:jc w:val="center"/>
        </w:trPr>
        <w:tc>
          <w:tcPr>
            <w:tcW w:w="967" w:type="dxa"/>
          </w:tcPr>
          <w:p w14:paraId="3A4D42E2" w14:textId="5DB2DF31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Объектно-ориентированный</w:t>
            </w:r>
          </w:p>
        </w:tc>
        <w:tc>
          <w:tcPr>
            <w:tcW w:w="777" w:type="dxa"/>
          </w:tcPr>
          <w:p w14:paraId="410B9CA9" w14:textId="13401B8A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7585E0F3" w14:textId="5AA44207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2C13B726" w14:textId="11803F7B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0B6603CD" w14:textId="13152E23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63AC7E87" w14:textId="4A4228CE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6B7EDD94" w14:textId="3C45145A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7D075D1D" w14:textId="3E81775C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1E8C2689" w14:textId="55B0B886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01AF1922" w14:textId="7767064C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22CB51C0" w14:textId="77777777" w:rsidTr="00E14E4A">
        <w:trPr>
          <w:jc w:val="center"/>
        </w:trPr>
        <w:tc>
          <w:tcPr>
            <w:tcW w:w="967" w:type="dxa"/>
          </w:tcPr>
          <w:p w14:paraId="55670329" w14:textId="3A79DDB3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Функциональный</w:t>
            </w:r>
          </w:p>
        </w:tc>
        <w:tc>
          <w:tcPr>
            <w:tcW w:w="777" w:type="dxa"/>
          </w:tcPr>
          <w:p w14:paraId="6BF123D1" w14:textId="1D6D4478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1CF806A8" w14:textId="6A85E27A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72242D13" w14:textId="000FFDBF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70E22E21" w14:textId="2E97A7F8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3010AE7C" w14:textId="672451AE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0B02A6B0" w14:textId="2F1336F9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7FC16707" w14:textId="07CCEAA1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399A877B" w14:textId="77A3BE46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784C50F9" w14:textId="4AA9177F" w:rsidR="00512CF6" w:rsidRPr="00E14E4A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</w:tr>
      <w:tr w:rsidR="002874C5" w:rsidRPr="001B09C4" w14:paraId="0CF7FCCD" w14:textId="77777777" w:rsidTr="00E14E4A">
        <w:trPr>
          <w:jc w:val="center"/>
        </w:trPr>
        <w:tc>
          <w:tcPr>
            <w:tcW w:w="967" w:type="dxa"/>
          </w:tcPr>
          <w:p w14:paraId="6D0BFECD" w14:textId="103311DE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Процедурный</w:t>
            </w:r>
          </w:p>
        </w:tc>
        <w:tc>
          <w:tcPr>
            <w:tcW w:w="777" w:type="dxa"/>
          </w:tcPr>
          <w:p w14:paraId="003AE654" w14:textId="03E86014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6EA2CEB3" w14:textId="2D4E5DA7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76E08CFB" w14:textId="00863460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1F8D6D40" w14:textId="0B1391DD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0FA4F1AA" w14:textId="775E8129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45D7D030" w14:textId="3367C592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035A9B95" w14:textId="77777777" w:rsidR="00512CF6" w:rsidRPr="001B09C4" w:rsidRDefault="00512CF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7" w:type="dxa"/>
          </w:tcPr>
          <w:p w14:paraId="460F43F3" w14:textId="104C8DE6" w:rsidR="00512CF6" w:rsidRPr="00E14E4A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1071" w:type="dxa"/>
          </w:tcPr>
          <w:p w14:paraId="52AE8A2F" w14:textId="46697963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66869E13" w14:textId="77777777" w:rsidTr="00E14E4A">
        <w:trPr>
          <w:jc w:val="center"/>
        </w:trPr>
        <w:tc>
          <w:tcPr>
            <w:tcW w:w="967" w:type="dxa"/>
          </w:tcPr>
          <w:p w14:paraId="20AA0224" w14:textId="1644880A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Обобщения</w:t>
            </w:r>
          </w:p>
        </w:tc>
        <w:tc>
          <w:tcPr>
            <w:tcW w:w="777" w:type="dxa"/>
          </w:tcPr>
          <w:p w14:paraId="3520E55D" w14:textId="01DC1462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4A0BE2CC" w14:textId="326BA8C2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450886EC" w14:textId="3793EBE4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732CEB44" w14:textId="08CF8AAE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1D4A803F" w14:textId="6D810491" w:rsidR="00512CF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826" w:type="dxa"/>
          </w:tcPr>
          <w:p w14:paraId="4E26C422" w14:textId="43050A45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403F1EA0" w14:textId="5B51CCAC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5086A489" w14:textId="63EC59B1" w:rsidR="00512CF6" w:rsidRPr="00E14E4A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1071" w:type="dxa"/>
          </w:tcPr>
          <w:p w14:paraId="5862EF63" w14:textId="57629478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07874A6D" w14:textId="77777777" w:rsidTr="00E14E4A">
        <w:trPr>
          <w:jc w:val="center"/>
        </w:trPr>
        <w:tc>
          <w:tcPr>
            <w:tcW w:w="967" w:type="dxa"/>
          </w:tcPr>
          <w:p w14:paraId="556B3B6F" w14:textId="6BFE7606" w:rsidR="00512CF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Рефлексия</w:t>
            </w:r>
          </w:p>
        </w:tc>
        <w:tc>
          <w:tcPr>
            <w:tcW w:w="777" w:type="dxa"/>
          </w:tcPr>
          <w:p w14:paraId="0DD3E6D2" w14:textId="6307C7A2" w:rsidR="00512CF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154AC36F" w14:textId="6735F331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70383530" w14:textId="40CD66FB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375D77A9" w14:textId="1D07DBF4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17C466BD" w14:textId="7F8DF2E2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64A61A0E" w14:textId="412A9B95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53426A2B" w14:textId="6C25C670" w:rsidR="00512CF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35EFE0B8" w14:textId="5FC77C36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4E8CB84D" w14:textId="7BE6A0B3" w:rsidR="00512CF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7C97A5BD" w14:textId="77777777" w:rsidTr="00E14E4A">
        <w:trPr>
          <w:jc w:val="center"/>
        </w:trPr>
        <w:tc>
          <w:tcPr>
            <w:tcW w:w="967" w:type="dxa"/>
          </w:tcPr>
          <w:p w14:paraId="1FC3B8D2" w14:textId="213407EB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Событийно ориентированный</w:t>
            </w:r>
          </w:p>
        </w:tc>
        <w:tc>
          <w:tcPr>
            <w:tcW w:w="777" w:type="dxa"/>
          </w:tcPr>
          <w:p w14:paraId="32962123" w14:textId="3C82876A" w:rsidR="005F674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4482152E" w14:textId="1BBF7B0A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4D735AE7" w14:textId="22F4955C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5D733DE9" w14:textId="518DCF98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291B065D" w14:textId="4861DDA6" w:rsidR="005F674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826" w:type="dxa"/>
          </w:tcPr>
          <w:p w14:paraId="0CCFD4C9" w14:textId="42B55EDD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1C22E2F0" w14:textId="003A9C5F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0168C258" w14:textId="02F51C55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2AF46371" w14:textId="59AFDC73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5F7BB2C5" w14:textId="77777777" w:rsidTr="00E14E4A">
        <w:trPr>
          <w:jc w:val="center"/>
        </w:trPr>
        <w:tc>
          <w:tcPr>
            <w:tcW w:w="967" w:type="dxa"/>
          </w:tcPr>
          <w:p w14:paraId="44DAB004" w14:textId="1384D1A4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Прочие парадигмы</w:t>
            </w:r>
          </w:p>
        </w:tc>
        <w:tc>
          <w:tcPr>
            <w:tcW w:w="777" w:type="dxa"/>
          </w:tcPr>
          <w:p w14:paraId="149F5A3B" w14:textId="7691C71E" w:rsidR="005F674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826" w:type="dxa"/>
          </w:tcPr>
          <w:p w14:paraId="3473BC46" w14:textId="77777777" w:rsidR="000B6A32" w:rsidRPr="000B6A32" w:rsidRDefault="000B6A32" w:rsidP="000B6A3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  <w:p w14:paraId="40553591" w14:textId="53DCE243" w:rsidR="005F6746" w:rsidRPr="000B6A32" w:rsidRDefault="002874C5" w:rsidP="000B6A3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</w:t>
            </w:r>
            <w:r w:rsidR="000B6A32" w:rsidRPr="000B6A32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араллельный</w:t>
            </w:r>
          </w:p>
        </w:tc>
        <w:tc>
          <w:tcPr>
            <w:tcW w:w="1096" w:type="dxa"/>
          </w:tcPr>
          <w:p w14:paraId="1FF4D4FE" w14:textId="120349EF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Структурированный, </w:t>
            </w:r>
            <w:r w:rsidRPr="000B6A32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параллельный</w:t>
            </w:r>
          </w:p>
        </w:tc>
        <w:tc>
          <w:tcPr>
            <w:tcW w:w="1096" w:type="dxa"/>
          </w:tcPr>
          <w:p w14:paraId="0E9BDB89" w14:textId="4293FEE5" w:rsidR="005F6746" w:rsidRPr="001B09C4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Структурированный, </w:t>
            </w:r>
            <w:r w:rsidRPr="000B6A32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параллельный</w:t>
            </w:r>
          </w:p>
        </w:tc>
        <w:tc>
          <w:tcPr>
            <w:tcW w:w="1022" w:type="dxa"/>
          </w:tcPr>
          <w:p w14:paraId="0C41C049" w14:textId="4D038F68" w:rsidR="005F674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Аспектно-ориентированный</w:t>
            </w:r>
          </w:p>
        </w:tc>
        <w:tc>
          <w:tcPr>
            <w:tcW w:w="826" w:type="dxa"/>
          </w:tcPr>
          <w:p w14:paraId="517A55C2" w14:textId="23296B6B" w:rsidR="005F6746" w:rsidRPr="001B09C4" w:rsidRDefault="002874C5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</w:t>
            </w:r>
            <w:r w:rsidR="000B6A32" w:rsidRPr="000B6A32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араллельный</w:t>
            </w:r>
          </w:p>
        </w:tc>
        <w:tc>
          <w:tcPr>
            <w:tcW w:w="826" w:type="dxa"/>
          </w:tcPr>
          <w:p w14:paraId="5D38D7E1" w14:textId="499A75ED" w:rsidR="005F6746" w:rsidRPr="001B09C4" w:rsidRDefault="002874C5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</w:t>
            </w:r>
            <w:r w:rsidR="000B6A32" w:rsidRPr="000B6A32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араллельный</w:t>
            </w:r>
          </w:p>
        </w:tc>
        <w:tc>
          <w:tcPr>
            <w:tcW w:w="837" w:type="dxa"/>
          </w:tcPr>
          <w:p w14:paraId="68BEBBDC" w14:textId="51E769A5" w:rsidR="005F6746" w:rsidRPr="001B09C4" w:rsidRDefault="004B0453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Прототипный</w:t>
            </w:r>
          </w:p>
        </w:tc>
        <w:tc>
          <w:tcPr>
            <w:tcW w:w="1071" w:type="dxa"/>
          </w:tcPr>
          <w:p w14:paraId="7839E10D" w14:textId="7B963B78" w:rsidR="005F6746" w:rsidRPr="002874C5" w:rsidRDefault="004B0453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Структурированный</w:t>
            </w:r>
          </w:p>
        </w:tc>
      </w:tr>
      <w:tr w:rsidR="002874C5" w:rsidRPr="00A15D30" w14:paraId="686A9F33" w14:textId="77777777" w:rsidTr="00E14E4A">
        <w:trPr>
          <w:jc w:val="center"/>
        </w:trPr>
        <w:tc>
          <w:tcPr>
            <w:tcW w:w="967" w:type="dxa"/>
          </w:tcPr>
          <w:p w14:paraId="0C06E12D" w14:textId="3D8987FB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Стандартизован</w:t>
            </w:r>
          </w:p>
        </w:tc>
        <w:tc>
          <w:tcPr>
            <w:tcW w:w="777" w:type="dxa"/>
          </w:tcPr>
          <w:p w14:paraId="7EF9206F" w14:textId="727F2B4D" w:rsidR="005F6746" w:rsidRPr="00A15D30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A15D30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1998, ISO/IEC 1998, ISO/IEC 2003, ISO/IEC 2011,ISO/IEC 2014</w:t>
            </w:r>
          </w:p>
        </w:tc>
        <w:tc>
          <w:tcPr>
            <w:tcW w:w="826" w:type="dxa"/>
          </w:tcPr>
          <w:p w14:paraId="365E3F28" w14:textId="07CE498C" w:rsidR="005F6746" w:rsidRPr="00A15D30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B6A32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Java Language Specification</w:t>
            </w:r>
          </w:p>
        </w:tc>
        <w:tc>
          <w:tcPr>
            <w:tcW w:w="1096" w:type="dxa"/>
          </w:tcPr>
          <w:p w14:paraId="58A9ACAF" w14:textId="2AE29CB1" w:rsidR="005F6746" w:rsidRPr="000B6A32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1096" w:type="dxa"/>
          </w:tcPr>
          <w:p w14:paraId="00529689" w14:textId="6722C57D" w:rsidR="005F6746" w:rsidRPr="00A15D30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B6A32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2000, ECMA, ISO</w:t>
            </w:r>
          </w:p>
        </w:tc>
        <w:tc>
          <w:tcPr>
            <w:tcW w:w="1022" w:type="dxa"/>
          </w:tcPr>
          <w:p w14:paraId="7B65BAE4" w14:textId="1C37E636" w:rsidR="005F6746" w:rsidRPr="00A15D30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B6A32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Python Enhancement Proposals</w:t>
            </w:r>
          </w:p>
        </w:tc>
        <w:tc>
          <w:tcPr>
            <w:tcW w:w="826" w:type="dxa"/>
          </w:tcPr>
          <w:p w14:paraId="08BFB4B8" w14:textId="49B0A39B" w:rsidR="005F6746" w:rsidRPr="00A15D30" w:rsidRDefault="002874C5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826" w:type="dxa"/>
          </w:tcPr>
          <w:p w14:paraId="3D84AA52" w14:textId="0449F895" w:rsidR="005F6746" w:rsidRPr="00A15D30" w:rsidRDefault="000B6A32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837" w:type="dxa"/>
          </w:tcPr>
          <w:p w14:paraId="2586DD76" w14:textId="06892ADE" w:rsidR="005F6746" w:rsidRPr="00A15D30" w:rsidRDefault="002874C5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2874C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1997, ECMA</w:t>
            </w:r>
          </w:p>
        </w:tc>
        <w:tc>
          <w:tcPr>
            <w:tcW w:w="1071" w:type="dxa"/>
          </w:tcPr>
          <w:p w14:paraId="41EAD142" w14:textId="573E4690" w:rsidR="005F6746" w:rsidRPr="00A15D30" w:rsidRDefault="002874C5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</w:p>
        </w:tc>
      </w:tr>
      <w:tr w:rsidR="002874C5" w:rsidRPr="001B09C4" w14:paraId="43D39503" w14:textId="77777777" w:rsidTr="00E14E4A">
        <w:trPr>
          <w:jc w:val="center"/>
        </w:trPr>
        <w:tc>
          <w:tcPr>
            <w:tcW w:w="967" w:type="dxa"/>
          </w:tcPr>
          <w:p w14:paraId="6405E410" w14:textId="30EC73F0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Безопасный ввод/вывод</w:t>
            </w:r>
          </w:p>
        </w:tc>
        <w:tc>
          <w:tcPr>
            <w:tcW w:w="777" w:type="dxa"/>
          </w:tcPr>
          <w:p w14:paraId="510B263C" w14:textId="511152F8" w:rsidR="005F674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826" w:type="dxa"/>
          </w:tcPr>
          <w:p w14:paraId="33C69F45" w14:textId="13A7622D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65D8DAE1" w14:textId="176E168A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4B51C826" w14:textId="564F2FA4" w:rsidR="005F6746" w:rsidRPr="00E14E4A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22" w:type="dxa"/>
          </w:tcPr>
          <w:p w14:paraId="1B782E8D" w14:textId="75637CD4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6C9E9B68" w14:textId="04B8C2E9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1BBCC9DD" w14:textId="3F1A1BB8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3498D81C" w14:textId="67A628B9" w:rsidR="005F6746" w:rsidRPr="001B09C4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66A7862F" w14:textId="6C753AF7" w:rsidR="005F6746" w:rsidRPr="00E14E4A" w:rsidRDefault="00E14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E14E4A" w:rsidRPr="001B09C4" w14:paraId="7E0D3BDD" w14:textId="77777777" w:rsidTr="00E14E4A">
        <w:trPr>
          <w:jc w:val="center"/>
        </w:trPr>
        <w:tc>
          <w:tcPr>
            <w:tcW w:w="967" w:type="dxa"/>
          </w:tcPr>
          <w:p w14:paraId="2AC4B151" w14:textId="644F7CCA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lastRenderedPageBreak/>
              <w:t>Язык</w:t>
            </w:r>
          </w:p>
        </w:tc>
        <w:tc>
          <w:tcPr>
            <w:tcW w:w="777" w:type="dxa"/>
          </w:tcPr>
          <w:p w14:paraId="56D3494A" w14:textId="5873490B" w:rsidR="00E14E4A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eastAsia="ru-RU"/>
              </w:rPr>
              <w:t>С++</w:t>
            </w:r>
          </w:p>
        </w:tc>
        <w:tc>
          <w:tcPr>
            <w:tcW w:w="826" w:type="dxa"/>
          </w:tcPr>
          <w:p w14:paraId="02AF860F" w14:textId="59C607E8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Java</w:t>
            </w:r>
          </w:p>
        </w:tc>
        <w:tc>
          <w:tcPr>
            <w:tcW w:w="1096" w:type="dxa"/>
          </w:tcPr>
          <w:p w14:paraId="22B6AFB0" w14:textId="1D2A321D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VB.NET</w:t>
            </w:r>
          </w:p>
        </w:tc>
        <w:tc>
          <w:tcPr>
            <w:tcW w:w="1096" w:type="dxa"/>
          </w:tcPr>
          <w:p w14:paraId="557EBC4B" w14:textId="76D14C69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C#</w:t>
            </w:r>
          </w:p>
        </w:tc>
        <w:tc>
          <w:tcPr>
            <w:tcW w:w="1022" w:type="dxa"/>
          </w:tcPr>
          <w:p w14:paraId="7A0A736B" w14:textId="566D5C18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Python</w:t>
            </w:r>
          </w:p>
        </w:tc>
        <w:tc>
          <w:tcPr>
            <w:tcW w:w="826" w:type="dxa"/>
          </w:tcPr>
          <w:p w14:paraId="7DFAB878" w14:textId="3C72D99D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Obj-C</w:t>
            </w:r>
          </w:p>
        </w:tc>
        <w:tc>
          <w:tcPr>
            <w:tcW w:w="826" w:type="dxa"/>
          </w:tcPr>
          <w:p w14:paraId="1683C351" w14:textId="1D132E29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Swift</w:t>
            </w:r>
          </w:p>
        </w:tc>
        <w:tc>
          <w:tcPr>
            <w:tcW w:w="837" w:type="dxa"/>
          </w:tcPr>
          <w:p w14:paraId="57E8A74F" w14:textId="03DE915F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JS</w:t>
            </w:r>
          </w:p>
        </w:tc>
        <w:tc>
          <w:tcPr>
            <w:tcW w:w="1071" w:type="dxa"/>
          </w:tcPr>
          <w:p w14:paraId="136753F9" w14:textId="0C7B9F04" w:rsidR="00E14E4A" w:rsidRPr="001B09C4" w:rsidRDefault="00E14E4A" w:rsidP="00E14E4A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4B0453">
              <w:rPr>
                <w:rFonts w:ascii="Times New Roman" w:hAnsi="Times New Roman" w:cs="Times New Roman"/>
                <w:b/>
                <w:sz w:val="20"/>
                <w:szCs w:val="20"/>
                <w:lang w:val="en-US" w:eastAsia="ru-RU"/>
              </w:rPr>
              <w:t>Object Pascal</w:t>
            </w:r>
          </w:p>
        </w:tc>
      </w:tr>
      <w:tr w:rsidR="002874C5" w:rsidRPr="001B09C4" w14:paraId="7F4716B0" w14:textId="77777777" w:rsidTr="00E14E4A">
        <w:trPr>
          <w:jc w:val="center"/>
        </w:trPr>
        <w:tc>
          <w:tcPr>
            <w:tcW w:w="967" w:type="dxa"/>
          </w:tcPr>
          <w:p w14:paraId="0684582C" w14:textId="1555C387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Типизация</w:t>
            </w:r>
          </w:p>
        </w:tc>
        <w:tc>
          <w:tcPr>
            <w:tcW w:w="777" w:type="dxa"/>
          </w:tcPr>
          <w:p w14:paraId="1E373228" w14:textId="6F2A07BA" w:rsidR="005F6746" w:rsidRPr="001B09C4" w:rsidRDefault="00FD5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Явная</w:t>
            </w:r>
          </w:p>
        </w:tc>
        <w:tc>
          <w:tcPr>
            <w:tcW w:w="826" w:type="dxa"/>
          </w:tcPr>
          <w:p w14:paraId="468BEC68" w14:textId="318C2669" w:rsidR="005F6746" w:rsidRPr="00FD5E4A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Явная</w:t>
            </w:r>
          </w:p>
        </w:tc>
        <w:tc>
          <w:tcPr>
            <w:tcW w:w="1096" w:type="dxa"/>
          </w:tcPr>
          <w:p w14:paraId="00F9321B" w14:textId="31C205F8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Явная</w:t>
            </w:r>
          </w:p>
        </w:tc>
        <w:tc>
          <w:tcPr>
            <w:tcW w:w="1096" w:type="dxa"/>
          </w:tcPr>
          <w:p w14:paraId="7303E935" w14:textId="39351556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Неявная</w:t>
            </w:r>
          </w:p>
        </w:tc>
        <w:tc>
          <w:tcPr>
            <w:tcW w:w="1022" w:type="dxa"/>
          </w:tcPr>
          <w:p w14:paraId="78168752" w14:textId="39CFBD96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Неявная</w:t>
            </w:r>
          </w:p>
        </w:tc>
        <w:tc>
          <w:tcPr>
            <w:tcW w:w="826" w:type="dxa"/>
          </w:tcPr>
          <w:p w14:paraId="13523DEB" w14:textId="377C0AD7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Явная</w:t>
            </w:r>
          </w:p>
        </w:tc>
        <w:tc>
          <w:tcPr>
            <w:tcW w:w="826" w:type="dxa"/>
          </w:tcPr>
          <w:p w14:paraId="551E0DDA" w14:textId="60A9C103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Неявная</w:t>
            </w:r>
          </w:p>
        </w:tc>
        <w:tc>
          <w:tcPr>
            <w:tcW w:w="837" w:type="dxa"/>
          </w:tcPr>
          <w:p w14:paraId="7D0647D9" w14:textId="66F971B6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Неявная</w:t>
            </w:r>
          </w:p>
        </w:tc>
        <w:tc>
          <w:tcPr>
            <w:tcW w:w="1071" w:type="dxa"/>
          </w:tcPr>
          <w:p w14:paraId="74FF3FFF" w14:textId="366BF69F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Явная</w:t>
            </w:r>
          </w:p>
        </w:tc>
      </w:tr>
      <w:tr w:rsidR="002874C5" w:rsidRPr="001B09C4" w14:paraId="04067E9E" w14:textId="77777777" w:rsidTr="00E14E4A">
        <w:trPr>
          <w:jc w:val="center"/>
        </w:trPr>
        <w:tc>
          <w:tcPr>
            <w:tcW w:w="967" w:type="dxa"/>
          </w:tcPr>
          <w:p w14:paraId="2836127B" w14:textId="4C6A163C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Проверка типов</w:t>
            </w:r>
          </w:p>
        </w:tc>
        <w:tc>
          <w:tcPr>
            <w:tcW w:w="777" w:type="dxa"/>
          </w:tcPr>
          <w:p w14:paraId="3D6FC64F" w14:textId="350307E7" w:rsidR="005F6746" w:rsidRPr="001B09C4" w:rsidRDefault="00A15D30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Статическая</w:t>
            </w:r>
          </w:p>
        </w:tc>
        <w:tc>
          <w:tcPr>
            <w:tcW w:w="826" w:type="dxa"/>
          </w:tcPr>
          <w:p w14:paraId="0417A570" w14:textId="00336FA1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Статическая</w:t>
            </w:r>
          </w:p>
        </w:tc>
        <w:tc>
          <w:tcPr>
            <w:tcW w:w="1096" w:type="dxa"/>
          </w:tcPr>
          <w:p w14:paraId="1A3259E9" w14:textId="34850252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Статическая</w:t>
            </w:r>
          </w:p>
        </w:tc>
        <w:tc>
          <w:tcPr>
            <w:tcW w:w="1096" w:type="dxa"/>
          </w:tcPr>
          <w:p w14:paraId="18AFF72B" w14:textId="04D0EFE1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Статическая</w:t>
            </w:r>
          </w:p>
        </w:tc>
        <w:tc>
          <w:tcPr>
            <w:tcW w:w="1022" w:type="dxa"/>
          </w:tcPr>
          <w:p w14:paraId="31A9F6F3" w14:textId="4AE28F4B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Динамическая</w:t>
            </w:r>
          </w:p>
        </w:tc>
        <w:tc>
          <w:tcPr>
            <w:tcW w:w="826" w:type="dxa"/>
          </w:tcPr>
          <w:p w14:paraId="6073A94F" w14:textId="2EA54663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Динамическая</w:t>
            </w:r>
          </w:p>
        </w:tc>
        <w:tc>
          <w:tcPr>
            <w:tcW w:w="826" w:type="dxa"/>
          </w:tcPr>
          <w:p w14:paraId="50331E28" w14:textId="45106D11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Статическая</w:t>
            </w:r>
          </w:p>
        </w:tc>
        <w:tc>
          <w:tcPr>
            <w:tcW w:w="837" w:type="dxa"/>
          </w:tcPr>
          <w:p w14:paraId="5418B1EE" w14:textId="61B4C066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Динамическая</w:t>
            </w:r>
          </w:p>
        </w:tc>
        <w:tc>
          <w:tcPr>
            <w:tcW w:w="1071" w:type="dxa"/>
          </w:tcPr>
          <w:p w14:paraId="526EE9A7" w14:textId="798BD172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Статическая</w:t>
            </w:r>
          </w:p>
        </w:tc>
      </w:tr>
      <w:tr w:rsidR="002874C5" w:rsidRPr="001B09C4" w14:paraId="512143BA" w14:textId="77777777" w:rsidTr="00E14E4A">
        <w:trPr>
          <w:jc w:val="center"/>
        </w:trPr>
        <w:tc>
          <w:tcPr>
            <w:tcW w:w="967" w:type="dxa"/>
          </w:tcPr>
          <w:p w14:paraId="71EA5C94" w14:textId="62FDECD5" w:rsidR="005F6746" w:rsidRPr="001B09C4" w:rsidRDefault="005F6746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Типобезопасный</w:t>
            </w:r>
          </w:p>
        </w:tc>
        <w:tc>
          <w:tcPr>
            <w:tcW w:w="777" w:type="dxa"/>
          </w:tcPr>
          <w:p w14:paraId="46EE7BEC" w14:textId="429ED1A2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826" w:type="dxa"/>
          </w:tcPr>
          <w:p w14:paraId="4614E4C6" w14:textId="37A57ABB" w:rsidR="005F6746" w:rsidRPr="001B09C4" w:rsidRDefault="00FD5E4A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96" w:type="dxa"/>
          </w:tcPr>
          <w:p w14:paraId="2A996A2E" w14:textId="2AEBDE9C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96" w:type="dxa"/>
          </w:tcPr>
          <w:p w14:paraId="5A8B2FEA" w14:textId="57AC44DE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22" w:type="dxa"/>
          </w:tcPr>
          <w:p w14:paraId="28BA0F9B" w14:textId="120302E1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04F580DC" w14:textId="7C20329C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26" w:type="dxa"/>
          </w:tcPr>
          <w:p w14:paraId="595D1957" w14:textId="53D42FC1" w:rsidR="005F6746" w:rsidRPr="001B09C4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837" w:type="dxa"/>
          </w:tcPr>
          <w:p w14:paraId="63A1F8E4" w14:textId="182B8381" w:rsidR="005F6746" w:rsidRPr="002D26C9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71" w:type="dxa"/>
          </w:tcPr>
          <w:p w14:paraId="57D63E4F" w14:textId="5DA66CE7" w:rsidR="005F6746" w:rsidRPr="0089076D" w:rsidRDefault="002D26C9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Да</w:t>
            </w:r>
          </w:p>
        </w:tc>
      </w:tr>
      <w:tr w:rsidR="002874C5" w:rsidRPr="001B09C4" w14:paraId="6065E73C" w14:textId="77777777" w:rsidTr="00E14E4A">
        <w:trPr>
          <w:jc w:val="center"/>
        </w:trPr>
        <w:tc>
          <w:tcPr>
            <w:tcW w:w="967" w:type="dxa"/>
          </w:tcPr>
          <w:p w14:paraId="70CB73AB" w14:textId="0A1E9A60" w:rsidR="005F6746" w:rsidRPr="001B09C4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Основная использ. ОС</w:t>
            </w:r>
          </w:p>
        </w:tc>
        <w:tc>
          <w:tcPr>
            <w:tcW w:w="777" w:type="dxa"/>
          </w:tcPr>
          <w:p w14:paraId="4821660D" w14:textId="3ED30E9C" w:rsidR="005F6746" w:rsidRPr="0089076D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Windows, Unix</w:t>
            </w:r>
          </w:p>
        </w:tc>
        <w:tc>
          <w:tcPr>
            <w:tcW w:w="826" w:type="dxa"/>
          </w:tcPr>
          <w:p w14:paraId="4454DA90" w14:textId="09892A7E" w:rsidR="005F6746" w:rsidRPr="001B09C4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Windows, Unix</w:t>
            </w:r>
          </w:p>
        </w:tc>
        <w:tc>
          <w:tcPr>
            <w:tcW w:w="1096" w:type="dxa"/>
          </w:tcPr>
          <w:p w14:paraId="065197FD" w14:textId="08BD8069" w:rsidR="005F6746" w:rsidRPr="0089076D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</w:t>
            </w:r>
          </w:p>
        </w:tc>
        <w:tc>
          <w:tcPr>
            <w:tcW w:w="1096" w:type="dxa"/>
          </w:tcPr>
          <w:p w14:paraId="034077F1" w14:textId="3B93BEBC" w:rsidR="005F6746" w:rsidRPr="001B09C4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</w:t>
            </w:r>
          </w:p>
        </w:tc>
        <w:tc>
          <w:tcPr>
            <w:tcW w:w="1022" w:type="dxa"/>
          </w:tcPr>
          <w:p w14:paraId="5B460069" w14:textId="0382312C" w:rsidR="005F6746" w:rsidRPr="001B09C4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Windows, Unix</w:t>
            </w:r>
          </w:p>
        </w:tc>
        <w:tc>
          <w:tcPr>
            <w:tcW w:w="826" w:type="dxa"/>
          </w:tcPr>
          <w:p w14:paraId="278AAE44" w14:textId="2DF16D2A" w:rsidR="005F6746" w:rsidRPr="0089076D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MacOS</w:t>
            </w:r>
          </w:p>
        </w:tc>
        <w:tc>
          <w:tcPr>
            <w:tcW w:w="826" w:type="dxa"/>
          </w:tcPr>
          <w:p w14:paraId="0E4C2353" w14:textId="2900AB0E" w:rsidR="005F6746" w:rsidRPr="001B09C4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MacOS</w:t>
            </w:r>
          </w:p>
        </w:tc>
        <w:tc>
          <w:tcPr>
            <w:tcW w:w="837" w:type="dxa"/>
          </w:tcPr>
          <w:p w14:paraId="19F3D89C" w14:textId="0306B9A2" w:rsidR="005F6746" w:rsidRPr="001B09C4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Windows, Unix</w:t>
            </w:r>
          </w:p>
        </w:tc>
        <w:tc>
          <w:tcPr>
            <w:tcW w:w="1071" w:type="dxa"/>
          </w:tcPr>
          <w:p w14:paraId="3AC987A7" w14:textId="7EAAF2D3" w:rsidR="005F6746" w:rsidRPr="0089076D" w:rsidRDefault="0089076D" w:rsidP="0072330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Windows</w:t>
            </w:r>
          </w:p>
        </w:tc>
      </w:tr>
      <w:tr w:rsidR="00C93F84" w:rsidRPr="00C93F84" w14:paraId="1644F8B2" w14:textId="77777777" w:rsidTr="00E14E4A">
        <w:trPr>
          <w:jc w:val="center"/>
        </w:trPr>
        <w:tc>
          <w:tcPr>
            <w:tcW w:w="967" w:type="dxa"/>
          </w:tcPr>
          <w:p w14:paraId="4A16B4FA" w14:textId="16F80523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Фреймворки</w:t>
            </w:r>
          </w:p>
        </w:tc>
        <w:tc>
          <w:tcPr>
            <w:tcW w:w="777" w:type="dxa"/>
          </w:tcPr>
          <w:p w14:paraId="6429C824" w14:textId="4FB37700" w:rsidR="00C93F84" w:rsidRPr="0089076D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qT</w:t>
            </w:r>
          </w:p>
        </w:tc>
        <w:tc>
          <w:tcPr>
            <w:tcW w:w="826" w:type="dxa"/>
          </w:tcPr>
          <w:p w14:paraId="31EFE771" w14:textId="1F2DED61" w:rsidR="00C93F84" w:rsidRPr="0089076D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Spring</w:t>
            </w:r>
          </w:p>
        </w:tc>
        <w:tc>
          <w:tcPr>
            <w:tcW w:w="1096" w:type="dxa"/>
          </w:tcPr>
          <w:p w14:paraId="5B8EB623" w14:textId="3A0E8CA1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ASP.NET MVC</w:t>
            </w:r>
          </w:p>
        </w:tc>
        <w:tc>
          <w:tcPr>
            <w:tcW w:w="1096" w:type="dxa"/>
          </w:tcPr>
          <w:p w14:paraId="0CEE3FA0" w14:textId="221DD5E8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ASP.NET MVC</w:t>
            </w: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.NET Core</w:t>
            </w:r>
          </w:p>
        </w:tc>
        <w:tc>
          <w:tcPr>
            <w:tcW w:w="1022" w:type="dxa"/>
          </w:tcPr>
          <w:p w14:paraId="2B0B879C" w14:textId="557B60B6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Django</w:t>
            </w:r>
          </w:p>
        </w:tc>
        <w:tc>
          <w:tcPr>
            <w:tcW w:w="826" w:type="dxa"/>
          </w:tcPr>
          <w:p w14:paraId="745E4522" w14:textId="73C54AD4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Cocoa</w:t>
            </w:r>
          </w:p>
        </w:tc>
        <w:tc>
          <w:tcPr>
            <w:tcW w:w="826" w:type="dxa"/>
          </w:tcPr>
          <w:p w14:paraId="5F8F24E8" w14:textId="4E05F647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Cocoa</w:t>
            </w:r>
          </w:p>
        </w:tc>
        <w:tc>
          <w:tcPr>
            <w:tcW w:w="837" w:type="dxa"/>
          </w:tcPr>
          <w:p w14:paraId="1187C65B" w14:textId="060F55BF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Angular, React, JQ</w:t>
            </w:r>
          </w:p>
        </w:tc>
        <w:tc>
          <w:tcPr>
            <w:tcW w:w="1071" w:type="dxa"/>
          </w:tcPr>
          <w:p w14:paraId="20D13E05" w14:textId="196D35BB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DelphiMVCFramework</w:t>
            </w:r>
          </w:p>
        </w:tc>
      </w:tr>
      <w:tr w:rsidR="00C93F84" w:rsidRPr="001B09C4" w14:paraId="5B35AB76" w14:textId="77777777" w:rsidTr="00E14E4A">
        <w:trPr>
          <w:jc w:val="center"/>
        </w:trPr>
        <w:tc>
          <w:tcPr>
            <w:tcW w:w="967" w:type="dxa"/>
          </w:tcPr>
          <w:p w14:paraId="6FF51773" w14:textId="2A509C46" w:rsidR="00C93F84" w:rsidRPr="0089076D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ORM</w:t>
            </w:r>
          </w:p>
        </w:tc>
        <w:tc>
          <w:tcPr>
            <w:tcW w:w="777" w:type="dxa"/>
          </w:tcPr>
          <w:p w14:paraId="28917A49" w14:textId="36F8E71F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QxOrm</w:t>
            </w:r>
          </w:p>
        </w:tc>
        <w:tc>
          <w:tcPr>
            <w:tcW w:w="826" w:type="dxa"/>
          </w:tcPr>
          <w:p w14:paraId="700CFE62" w14:textId="147D837A" w:rsidR="00C93F84" w:rsidRPr="0089076D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Hibernate</w:t>
            </w:r>
          </w:p>
        </w:tc>
        <w:tc>
          <w:tcPr>
            <w:tcW w:w="1096" w:type="dxa"/>
          </w:tcPr>
          <w:p w14:paraId="3D87FAD3" w14:textId="0C07FB70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Luna ORM</w:t>
            </w:r>
          </w:p>
        </w:tc>
        <w:tc>
          <w:tcPr>
            <w:tcW w:w="1096" w:type="dxa"/>
          </w:tcPr>
          <w:p w14:paraId="24AE48FF" w14:textId="5740C380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Entity Framework</w:t>
            </w:r>
          </w:p>
        </w:tc>
        <w:tc>
          <w:tcPr>
            <w:tcW w:w="1022" w:type="dxa"/>
          </w:tcPr>
          <w:p w14:paraId="4D331808" w14:textId="599BA2E0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SQLAlchemy</w:t>
            </w:r>
          </w:p>
        </w:tc>
        <w:tc>
          <w:tcPr>
            <w:tcW w:w="826" w:type="dxa"/>
          </w:tcPr>
          <w:p w14:paraId="3C2DC9FE" w14:textId="60553556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Realm</w:t>
            </w:r>
          </w:p>
        </w:tc>
        <w:tc>
          <w:tcPr>
            <w:tcW w:w="826" w:type="dxa"/>
          </w:tcPr>
          <w:p w14:paraId="43AADC01" w14:textId="3E06E20F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Realm</w:t>
            </w:r>
          </w:p>
        </w:tc>
        <w:tc>
          <w:tcPr>
            <w:tcW w:w="837" w:type="dxa"/>
          </w:tcPr>
          <w:p w14:paraId="0CC6FE30" w14:textId="58D36DA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Bookshelf.js</w:t>
            </w:r>
          </w:p>
        </w:tc>
        <w:tc>
          <w:tcPr>
            <w:tcW w:w="1071" w:type="dxa"/>
          </w:tcPr>
          <w:p w14:paraId="49123986" w14:textId="157C0CF4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C93F8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EntityDAC</w:t>
            </w:r>
          </w:p>
        </w:tc>
      </w:tr>
      <w:tr w:rsidR="00C93F84" w:rsidRPr="001B09C4" w14:paraId="3038DFF2" w14:textId="77777777" w:rsidTr="00E14E4A">
        <w:trPr>
          <w:jc w:val="center"/>
        </w:trPr>
        <w:tc>
          <w:tcPr>
            <w:tcW w:w="967" w:type="dxa"/>
          </w:tcPr>
          <w:p w14:paraId="715B508E" w14:textId="408F6CC2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B09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Технологии</w:t>
            </w:r>
          </w:p>
        </w:tc>
        <w:tc>
          <w:tcPr>
            <w:tcW w:w="777" w:type="dxa"/>
          </w:tcPr>
          <w:p w14:paraId="572E553D" w14:textId="68FB8DCE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26" w:type="dxa"/>
          </w:tcPr>
          <w:p w14:paraId="2788F687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bookmarkStart w:id="141" w:name="_GoBack"/>
            <w:bookmarkEnd w:id="141"/>
          </w:p>
        </w:tc>
        <w:tc>
          <w:tcPr>
            <w:tcW w:w="1096" w:type="dxa"/>
          </w:tcPr>
          <w:p w14:paraId="4C666C10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6" w:type="dxa"/>
          </w:tcPr>
          <w:p w14:paraId="104C858C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22" w:type="dxa"/>
          </w:tcPr>
          <w:p w14:paraId="62ABF644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26" w:type="dxa"/>
          </w:tcPr>
          <w:p w14:paraId="7A13878F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26" w:type="dxa"/>
          </w:tcPr>
          <w:p w14:paraId="5A4478A0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7" w:type="dxa"/>
          </w:tcPr>
          <w:p w14:paraId="0FD47FC0" w14:textId="65AC6A5C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NodeJS</w:t>
            </w:r>
          </w:p>
        </w:tc>
        <w:tc>
          <w:tcPr>
            <w:tcW w:w="1071" w:type="dxa"/>
          </w:tcPr>
          <w:p w14:paraId="66359242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93F84" w:rsidRPr="001B09C4" w14:paraId="23D5B484" w14:textId="77777777" w:rsidTr="00E14E4A">
        <w:trPr>
          <w:jc w:val="center"/>
        </w:trPr>
        <w:tc>
          <w:tcPr>
            <w:tcW w:w="967" w:type="dxa"/>
          </w:tcPr>
          <w:p w14:paraId="703DC4D4" w14:textId="31E854ED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Платформа</w:t>
            </w:r>
          </w:p>
        </w:tc>
        <w:tc>
          <w:tcPr>
            <w:tcW w:w="777" w:type="dxa"/>
          </w:tcPr>
          <w:p w14:paraId="0CB4EFB5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26" w:type="dxa"/>
          </w:tcPr>
          <w:p w14:paraId="145C9B71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6" w:type="dxa"/>
          </w:tcPr>
          <w:p w14:paraId="3FC409BB" w14:textId="2BAF84FC" w:rsidR="00C93F84" w:rsidRPr="00C93F8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.NET</w:t>
            </w:r>
          </w:p>
        </w:tc>
        <w:tc>
          <w:tcPr>
            <w:tcW w:w="1096" w:type="dxa"/>
          </w:tcPr>
          <w:p w14:paraId="5EB60FF1" w14:textId="1ED28BD1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.NET</w:t>
            </w:r>
          </w:p>
        </w:tc>
        <w:tc>
          <w:tcPr>
            <w:tcW w:w="1022" w:type="dxa"/>
          </w:tcPr>
          <w:p w14:paraId="098E758F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26" w:type="dxa"/>
          </w:tcPr>
          <w:p w14:paraId="39409CBB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26" w:type="dxa"/>
          </w:tcPr>
          <w:p w14:paraId="7EC98B18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7" w:type="dxa"/>
          </w:tcPr>
          <w:p w14:paraId="14EA1DC5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71" w:type="dxa"/>
          </w:tcPr>
          <w:p w14:paraId="7484C064" w14:textId="77777777" w:rsidR="00C93F84" w:rsidRPr="001B09C4" w:rsidRDefault="00C93F84" w:rsidP="00C93F8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E525731" w14:textId="64770390" w:rsidR="000F20FD" w:rsidRDefault="000F20FD" w:rsidP="000F2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1.1 – Сравнения Языков программирования</w:t>
      </w:r>
    </w:p>
    <w:p w14:paraId="75735454" w14:textId="60788652" w:rsidR="00512CF6" w:rsidRPr="00E4521B" w:rsidRDefault="000F20FD" w:rsidP="000F20F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E895D6" w14:textId="50E5C41E" w:rsidR="00F4716F" w:rsidRDefault="00F4716F" w:rsidP="00C17FEB">
      <w:pPr>
        <w:pStyle w:val="3"/>
        <w:ind w:left="0" w:firstLine="0"/>
        <w:jc w:val="center"/>
        <w:rPr>
          <w:i w:val="0"/>
          <w:lang w:val="ru-RU"/>
        </w:rPr>
      </w:pPr>
      <w:r w:rsidRPr="00F4716F">
        <w:rPr>
          <w:i w:val="0"/>
          <w:lang w:val="ru-RU"/>
        </w:rPr>
        <w:lastRenderedPageBreak/>
        <w:t>Выбор технологий и языковых средств</w:t>
      </w:r>
    </w:p>
    <w:p w14:paraId="19A1A551" w14:textId="77777777" w:rsidR="00C17FEB" w:rsidRPr="00C17FEB" w:rsidRDefault="00C17FEB" w:rsidP="00C17FEB">
      <w:pPr>
        <w:spacing w:after="0"/>
        <w:rPr>
          <w:lang w:eastAsia="ru-RU"/>
        </w:rPr>
      </w:pPr>
    </w:p>
    <w:p w14:paraId="662FC733" w14:textId="44183E4C" w:rsidR="007943AC" w:rsidRDefault="007943AC" w:rsidP="003962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разработки Автоматизированного рабочего места были выбраны 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Delphi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Delphi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>10.2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база данных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Access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 xml:space="preserve"> 2016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CASE</w:t>
      </w:r>
      <w:r>
        <w:rPr>
          <w:rFonts w:ascii="Times New Roman" w:hAnsi="Times New Roman" w:cs="Times New Roman"/>
          <w:sz w:val="28"/>
          <w:szCs w:val="28"/>
          <w:lang w:eastAsia="ru-RU"/>
        </w:rPr>
        <w:t>-средство проектирования БД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ERWin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DataModeler</w:t>
      </w:r>
      <w:r w:rsidRPr="007943A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11AB356" w14:textId="2A625D2A" w:rsidR="00C17FEB" w:rsidRDefault="00C17FEB" w:rsidP="00396212">
      <w:pPr>
        <w:pStyle w:val="3"/>
        <w:ind w:left="0" w:firstLine="0"/>
        <w:jc w:val="center"/>
        <w:rPr>
          <w:i w:val="0"/>
          <w:lang w:val="ru-RU"/>
        </w:rPr>
      </w:pPr>
      <w:r w:rsidRPr="00C17FEB">
        <w:rPr>
          <w:i w:val="0"/>
          <w:lang w:val="ru-RU"/>
        </w:rPr>
        <w:t>Технология ADO</w:t>
      </w:r>
    </w:p>
    <w:p w14:paraId="1A9CF0DF" w14:textId="77777777" w:rsidR="00396212" w:rsidRPr="00396212" w:rsidRDefault="00396212" w:rsidP="00396212">
      <w:pPr>
        <w:spacing w:after="0"/>
        <w:rPr>
          <w:lang w:eastAsia="ru-RU"/>
        </w:rPr>
      </w:pPr>
    </w:p>
    <w:p w14:paraId="4F1AA202" w14:textId="1C98A0FB" w:rsidR="00C17FEB" w:rsidRDefault="00C17FEB" w:rsidP="00396212">
      <w:pPr>
        <w:pStyle w:val="af5"/>
        <w:rPr>
          <w:lang w:eastAsia="ru-RU"/>
        </w:rPr>
      </w:pPr>
      <w:r>
        <w:rPr>
          <w:lang w:val="en-US" w:eastAsia="ru-RU"/>
        </w:rPr>
        <w:t>ADO (</w:t>
      </w:r>
      <w:r>
        <w:rPr>
          <w:lang w:eastAsia="ru-RU"/>
        </w:rPr>
        <w:t>от</w:t>
      </w:r>
      <w:r w:rsidRPr="00C17FEB">
        <w:rPr>
          <w:lang w:val="en-US" w:eastAsia="ru-RU"/>
        </w:rPr>
        <w:t xml:space="preserve"> </w:t>
      </w:r>
      <w:r>
        <w:rPr>
          <w:lang w:eastAsia="ru-RU"/>
        </w:rPr>
        <w:t>англ</w:t>
      </w:r>
      <w:r w:rsidRPr="00C17FEB">
        <w:rPr>
          <w:lang w:val="en-US" w:eastAsia="ru-RU"/>
        </w:rPr>
        <w:t xml:space="preserve">. </w:t>
      </w:r>
      <w:r>
        <w:rPr>
          <w:lang w:val="en-US" w:eastAsia="ru-RU"/>
        </w:rPr>
        <w:t>ActiveX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Data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Objects</w:t>
      </w:r>
      <w:r w:rsidRPr="00C17FEB">
        <w:rPr>
          <w:lang w:eastAsia="ru-RU"/>
        </w:rPr>
        <w:t xml:space="preserve"> – «</w:t>
      </w:r>
      <w:r>
        <w:rPr>
          <w:lang w:eastAsia="ru-RU"/>
        </w:rPr>
        <w:t>объекты</w:t>
      </w:r>
      <w:r w:rsidRPr="00C17FEB">
        <w:rPr>
          <w:lang w:eastAsia="ru-RU"/>
        </w:rPr>
        <w:t xml:space="preserve"> </w:t>
      </w:r>
      <w:r>
        <w:rPr>
          <w:lang w:eastAsia="ru-RU"/>
        </w:rPr>
        <w:t>данных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ActiveX</w:t>
      </w:r>
      <w:r w:rsidRPr="00C17FEB">
        <w:rPr>
          <w:lang w:eastAsia="ru-RU"/>
        </w:rPr>
        <w:t xml:space="preserve">») – </w:t>
      </w:r>
      <w:r>
        <w:rPr>
          <w:lang w:eastAsia="ru-RU"/>
        </w:rPr>
        <w:t>программный</w:t>
      </w:r>
      <w:r w:rsidRPr="00C17FEB">
        <w:rPr>
          <w:lang w:eastAsia="ru-RU"/>
        </w:rPr>
        <w:t xml:space="preserve"> </w:t>
      </w:r>
      <w:r>
        <w:rPr>
          <w:lang w:eastAsia="ru-RU"/>
        </w:rPr>
        <w:t>интерфейс</w:t>
      </w:r>
      <w:r w:rsidRPr="00C17FEB">
        <w:rPr>
          <w:lang w:eastAsia="ru-RU"/>
        </w:rPr>
        <w:t xml:space="preserve"> </w:t>
      </w:r>
      <w:r>
        <w:rPr>
          <w:lang w:eastAsia="ru-RU"/>
        </w:rPr>
        <w:t xml:space="preserve">для доступа к данным, разработанный компанией </w:t>
      </w:r>
      <w:r>
        <w:rPr>
          <w:lang w:val="en-US" w:eastAsia="ru-RU"/>
        </w:rPr>
        <w:t>Microsoft</w:t>
      </w:r>
      <w:r>
        <w:rPr>
          <w:lang w:eastAsia="ru-RU"/>
        </w:rPr>
        <w:t xml:space="preserve">, используется для доступа к данным из баз данных </w:t>
      </w:r>
      <w:r>
        <w:rPr>
          <w:lang w:val="en-US" w:eastAsia="ru-RU"/>
        </w:rPr>
        <w:t>MS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Server</w:t>
      </w:r>
      <w:r>
        <w:rPr>
          <w:lang w:eastAsia="ru-RU"/>
        </w:rPr>
        <w:t xml:space="preserve">, </w:t>
      </w:r>
      <w:r>
        <w:rPr>
          <w:lang w:val="en-US" w:eastAsia="ru-RU"/>
        </w:rPr>
        <w:t>MS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Access</w:t>
      </w:r>
      <w:r>
        <w:rPr>
          <w:lang w:eastAsia="ru-RU"/>
        </w:rPr>
        <w:t>.</w:t>
      </w:r>
    </w:p>
    <w:p w14:paraId="26646E90" w14:textId="595CFB48" w:rsidR="00C17FEB" w:rsidRDefault="00C17FEB" w:rsidP="00C17FEB">
      <w:pPr>
        <w:pStyle w:val="af5"/>
        <w:rPr>
          <w:lang w:eastAsia="ru-RU"/>
        </w:rPr>
      </w:pPr>
      <w:r>
        <w:rPr>
          <w:lang w:eastAsia="ru-RU"/>
        </w:rPr>
        <w:t>Объектная модель состоит из объектов высокого уровня и семейств объектов:</w:t>
      </w:r>
    </w:p>
    <w:p w14:paraId="5F20D29E" w14:textId="36B83155" w:rsidR="00C17FEB" w:rsidRPr="00C17FEB" w:rsidRDefault="00C17FEB" w:rsidP="00C17FEB">
      <w:pPr>
        <w:pStyle w:val="af5"/>
        <w:rPr>
          <w:lang w:eastAsia="ru-RU"/>
        </w:rPr>
      </w:pPr>
      <w:r>
        <w:rPr>
          <w:lang w:val="en-US" w:eastAsia="ru-RU"/>
        </w:rPr>
        <w:t>Connecton</w:t>
      </w:r>
      <w:r w:rsidRPr="00C17FEB">
        <w:rPr>
          <w:lang w:eastAsia="ru-RU"/>
        </w:rPr>
        <w:t xml:space="preserve"> – </w:t>
      </w:r>
      <w:r>
        <w:rPr>
          <w:lang w:eastAsia="ru-RU"/>
        </w:rPr>
        <w:t>подключение  к источнику данных</w:t>
      </w:r>
      <w:r w:rsidRPr="00C17FEB">
        <w:rPr>
          <w:lang w:eastAsia="ru-RU"/>
        </w:rPr>
        <w:t>;</w:t>
      </w:r>
    </w:p>
    <w:p w14:paraId="4F6FE736" w14:textId="3E7B3E6F" w:rsidR="00C17FEB" w:rsidRPr="00C17FEB" w:rsidRDefault="00C17FEB" w:rsidP="00C17FEB">
      <w:pPr>
        <w:pStyle w:val="af5"/>
        <w:rPr>
          <w:lang w:eastAsia="ru-RU"/>
        </w:rPr>
      </w:pPr>
      <w:r>
        <w:rPr>
          <w:lang w:val="en-US" w:eastAsia="ru-RU"/>
        </w:rPr>
        <w:t>RecordSet</w:t>
      </w:r>
      <w:r w:rsidRPr="00C17FEB">
        <w:rPr>
          <w:lang w:eastAsia="ru-RU"/>
        </w:rPr>
        <w:t xml:space="preserve"> – </w:t>
      </w:r>
      <w:r>
        <w:rPr>
          <w:lang w:eastAsia="ru-RU"/>
        </w:rPr>
        <w:t>набор строк от источника данных</w:t>
      </w:r>
      <w:r w:rsidRPr="00C17FEB">
        <w:rPr>
          <w:lang w:eastAsia="ru-RU"/>
        </w:rPr>
        <w:t>;</w:t>
      </w:r>
    </w:p>
    <w:p w14:paraId="191701DE" w14:textId="78EADAB5" w:rsidR="00C17FEB" w:rsidRDefault="00C17FEB" w:rsidP="00C17FEB">
      <w:pPr>
        <w:pStyle w:val="af5"/>
        <w:rPr>
          <w:lang w:eastAsia="ru-RU"/>
        </w:rPr>
      </w:pPr>
      <w:r>
        <w:rPr>
          <w:lang w:val="en-US" w:eastAsia="ru-RU"/>
        </w:rPr>
        <w:t xml:space="preserve">Command – </w:t>
      </w:r>
      <w:r>
        <w:rPr>
          <w:lang w:eastAsia="ru-RU"/>
        </w:rPr>
        <w:t>выполнение запросов с параметрами</w:t>
      </w:r>
    </w:p>
    <w:p w14:paraId="64D54571" w14:textId="29DEA8D2" w:rsidR="00C17FEB" w:rsidRDefault="00C17FEB" w:rsidP="00C17FEB">
      <w:pPr>
        <w:pStyle w:val="af5"/>
        <w:rPr>
          <w:lang w:eastAsia="ru-RU"/>
        </w:rPr>
      </w:pPr>
      <w:r>
        <w:rPr>
          <w:lang w:val="en-US" w:eastAsia="ru-RU"/>
        </w:rPr>
        <w:t xml:space="preserve">Record – </w:t>
      </w:r>
      <w:r>
        <w:rPr>
          <w:lang w:eastAsia="ru-RU"/>
        </w:rPr>
        <w:t>запись</w:t>
      </w:r>
      <w:r>
        <w:rPr>
          <w:lang w:val="en-US" w:eastAsia="ru-RU"/>
        </w:rPr>
        <w:t>;</w:t>
      </w:r>
    </w:p>
    <w:p w14:paraId="5DFF40F3" w14:textId="4EB50A8D" w:rsidR="00C17FEB" w:rsidRDefault="00C17FEB" w:rsidP="00C17FEB">
      <w:pPr>
        <w:pStyle w:val="af5"/>
        <w:rPr>
          <w:lang w:eastAsia="ru-RU"/>
        </w:rPr>
      </w:pPr>
      <w:r>
        <w:rPr>
          <w:lang w:val="en-US" w:eastAsia="ru-RU"/>
        </w:rPr>
        <w:t>Stream</w:t>
      </w:r>
      <w:r w:rsidRPr="00C17FEB">
        <w:rPr>
          <w:lang w:eastAsia="ru-RU"/>
        </w:rPr>
        <w:t xml:space="preserve"> – </w:t>
      </w:r>
      <w:r>
        <w:rPr>
          <w:lang w:eastAsia="ru-RU"/>
        </w:rPr>
        <w:t>чтение и запись потоковых документов</w:t>
      </w:r>
      <w:r w:rsidRPr="00C17FEB">
        <w:rPr>
          <w:lang w:eastAsia="ru-RU"/>
        </w:rPr>
        <w:t>;</w:t>
      </w:r>
    </w:p>
    <w:p w14:paraId="1262B411" w14:textId="5A18192A" w:rsidR="00C17FEB" w:rsidRDefault="00C17FEB" w:rsidP="00C17FEB">
      <w:pPr>
        <w:pStyle w:val="af5"/>
        <w:rPr>
          <w:lang w:val="en-US" w:eastAsia="ru-RU"/>
        </w:rPr>
      </w:pPr>
      <w:r>
        <w:rPr>
          <w:lang w:val="en-US" w:eastAsia="ru-RU"/>
        </w:rPr>
        <w:t>Errors</w:t>
      </w:r>
      <w:r>
        <w:rPr>
          <w:lang w:eastAsia="ru-RU"/>
        </w:rPr>
        <w:t xml:space="preserve"> – ошибки</w:t>
      </w:r>
      <w:r>
        <w:rPr>
          <w:lang w:val="en-US" w:eastAsia="ru-RU"/>
        </w:rPr>
        <w:t>;</w:t>
      </w:r>
    </w:p>
    <w:p w14:paraId="698A4FC0" w14:textId="72B000E5" w:rsidR="00C17FEB" w:rsidRDefault="00C17FEB" w:rsidP="00C17FEB">
      <w:pPr>
        <w:pStyle w:val="af5"/>
        <w:rPr>
          <w:lang w:val="en-US" w:eastAsia="ru-RU"/>
        </w:rPr>
      </w:pPr>
      <w:r>
        <w:rPr>
          <w:lang w:val="en-US" w:eastAsia="ru-RU"/>
        </w:rPr>
        <w:t xml:space="preserve">Fields – </w:t>
      </w:r>
      <w:r>
        <w:rPr>
          <w:lang w:eastAsia="ru-RU"/>
        </w:rPr>
        <w:t>столбцы</w:t>
      </w:r>
      <w:r>
        <w:rPr>
          <w:lang w:val="en-US" w:eastAsia="ru-RU"/>
        </w:rPr>
        <w:t>;</w:t>
      </w:r>
    </w:p>
    <w:p w14:paraId="651F4A80" w14:textId="5D85C124" w:rsidR="00C17FEB" w:rsidRDefault="00C17FEB" w:rsidP="00C17FEB">
      <w:pPr>
        <w:pStyle w:val="af5"/>
        <w:rPr>
          <w:lang w:val="en-US" w:eastAsia="ru-RU"/>
        </w:rPr>
      </w:pPr>
      <w:r>
        <w:rPr>
          <w:lang w:val="en-US" w:eastAsia="ru-RU"/>
        </w:rPr>
        <w:t xml:space="preserve">Parameters – </w:t>
      </w:r>
      <w:r>
        <w:rPr>
          <w:lang w:eastAsia="ru-RU"/>
        </w:rPr>
        <w:t>набор</w:t>
      </w:r>
      <w:r w:rsidRPr="00C17FEB">
        <w:rPr>
          <w:lang w:val="en-US" w:eastAsia="ru-RU"/>
        </w:rPr>
        <w:t xml:space="preserve"> </w:t>
      </w:r>
      <w:r>
        <w:rPr>
          <w:lang w:eastAsia="ru-RU"/>
        </w:rPr>
        <w:t>параметров</w:t>
      </w:r>
      <w:r>
        <w:rPr>
          <w:lang w:val="en-US" w:eastAsia="ru-RU"/>
        </w:rPr>
        <w:t>;</w:t>
      </w:r>
    </w:p>
    <w:p w14:paraId="615B8591" w14:textId="392845CC" w:rsidR="00C17FEB" w:rsidRDefault="00C17FEB" w:rsidP="00C17FEB">
      <w:pPr>
        <w:pStyle w:val="af5"/>
        <w:rPr>
          <w:lang w:val="en-US" w:eastAsia="ru-RU"/>
        </w:rPr>
      </w:pPr>
      <w:r>
        <w:rPr>
          <w:lang w:val="en-US" w:eastAsia="ru-RU"/>
        </w:rPr>
        <w:t xml:space="preserve">Properties </w:t>
      </w:r>
      <w:r w:rsidRPr="00C17FEB">
        <w:rPr>
          <w:lang w:val="en-US" w:eastAsia="ru-RU"/>
        </w:rPr>
        <w:t xml:space="preserve">– </w:t>
      </w:r>
      <w:r>
        <w:rPr>
          <w:lang w:eastAsia="ru-RU"/>
        </w:rPr>
        <w:t>набор свойств объекта</w:t>
      </w:r>
      <w:r>
        <w:rPr>
          <w:lang w:val="en-US" w:eastAsia="ru-RU"/>
        </w:rPr>
        <w:t>.</w:t>
      </w:r>
    </w:p>
    <w:p w14:paraId="0C762A59" w14:textId="4DE35DEE" w:rsidR="00C17FEB" w:rsidRDefault="00C17FEB" w:rsidP="00C17FEB">
      <w:pPr>
        <w:pStyle w:val="af5"/>
        <w:rPr>
          <w:lang w:eastAsia="ru-RU"/>
        </w:rPr>
      </w:pPr>
      <w:r>
        <w:rPr>
          <w:lang w:val="en-US" w:eastAsia="ru-RU"/>
        </w:rPr>
        <w:t>ADO</w:t>
      </w:r>
      <w:r w:rsidRPr="00C17FEB">
        <w:rPr>
          <w:lang w:eastAsia="ru-RU"/>
        </w:rPr>
        <w:t xml:space="preserve"> </w:t>
      </w:r>
      <w:r>
        <w:rPr>
          <w:lang w:eastAsia="ru-RU"/>
        </w:rPr>
        <w:t xml:space="preserve">используется при разработке приложений на языках высокого уровня, например </w:t>
      </w:r>
      <w:r>
        <w:rPr>
          <w:lang w:val="en-US" w:eastAsia="ru-RU"/>
        </w:rPr>
        <w:t>Visual</w:t>
      </w:r>
      <w:r w:rsidRPr="00C17FEB">
        <w:rPr>
          <w:lang w:eastAsia="ru-RU"/>
        </w:rPr>
        <w:t xml:space="preserve"> </w:t>
      </w:r>
      <w:r>
        <w:rPr>
          <w:lang w:val="en-US" w:eastAsia="ru-RU"/>
        </w:rPr>
        <w:t>Basic</w:t>
      </w:r>
      <w:r>
        <w:rPr>
          <w:lang w:eastAsia="ru-RU"/>
        </w:rPr>
        <w:t xml:space="preserve">, </w:t>
      </w:r>
      <w:r>
        <w:rPr>
          <w:lang w:val="en-US" w:eastAsia="ru-RU"/>
        </w:rPr>
        <w:t>Delphi</w:t>
      </w:r>
      <w:r w:rsidRPr="00C17FEB">
        <w:rPr>
          <w:lang w:eastAsia="ru-RU"/>
        </w:rPr>
        <w:t>.</w:t>
      </w:r>
      <w:r>
        <w:rPr>
          <w:lang w:eastAsia="ru-RU"/>
        </w:rPr>
        <w:t xml:space="preserve">Для платформы </w:t>
      </w:r>
      <w:r>
        <w:rPr>
          <w:lang w:val="en-US" w:eastAsia="ru-RU"/>
        </w:rPr>
        <w:t>MS</w:t>
      </w:r>
      <w:r w:rsidRPr="00C17FEB">
        <w:rPr>
          <w:lang w:eastAsia="ru-RU"/>
        </w:rPr>
        <w:t xml:space="preserve"> .</w:t>
      </w:r>
      <w:r>
        <w:rPr>
          <w:lang w:val="en-US" w:eastAsia="ru-RU"/>
        </w:rPr>
        <w:t>Net</w:t>
      </w:r>
      <w:r w:rsidRPr="00C17FEB">
        <w:rPr>
          <w:lang w:eastAsia="ru-RU"/>
        </w:rPr>
        <w:t xml:space="preserve"> </w:t>
      </w:r>
      <w:r>
        <w:rPr>
          <w:lang w:eastAsia="ru-RU"/>
        </w:rPr>
        <w:t xml:space="preserve">был заменен на </w:t>
      </w:r>
      <w:r>
        <w:rPr>
          <w:lang w:val="en-US" w:eastAsia="ru-RU"/>
        </w:rPr>
        <w:t>ADO</w:t>
      </w:r>
      <w:r w:rsidRPr="00C17FEB">
        <w:rPr>
          <w:lang w:eastAsia="ru-RU"/>
        </w:rPr>
        <w:t>.</w:t>
      </w:r>
      <w:r>
        <w:rPr>
          <w:lang w:val="en-US" w:eastAsia="ru-RU"/>
        </w:rPr>
        <w:t>NET</w:t>
      </w:r>
      <w:r>
        <w:rPr>
          <w:lang w:eastAsia="ru-RU"/>
        </w:rPr>
        <w:t>.</w:t>
      </w:r>
    </w:p>
    <w:p w14:paraId="63061D12" w14:textId="2025F6B3" w:rsidR="00084D58" w:rsidRDefault="00C17FEB" w:rsidP="00084D58">
      <w:pPr>
        <w:pStyle w:val="af5"/>
        <w:rPr>
          <w:lang w:eastAsia="ru-RU"/>
        </w:rPr>
      </w:pPr>
      <w:r>
        <w:rPr>
          <w:lang w:eastAsia="ru-RU"/>
        </w:rPr>
        <w:t>Пример использова</w:t>
      </w:r>
      <w:r w:rsidR="00084D58">
        <w:rPr>
          <w:lang w:eastAsia="ru-RU"/>
        </w:rPr>
        <w:t>ния представлен в приложении А.</w:t>
      </w:r>
    </w:p>
    <w:p w14:paraId="19139ACA" w14:textId="02D43203" w:rsidR="00C17FEB" w:rsidRPr="00084D58" w:rsidRDefault="00084D58" w:rsidP="00084D58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03471215" w14:textId="2B690F76" w:rsidR="00F4716F" w:rsidRDefault="00F4716F" w:rsidP="00C17FEB">
      <w:pPr>
        <w:pStyle w:val="3"/>
        <w:ind w:left="0" w:firstLine="0"/>
        <w:jc w:val="center"/>
        <w:rPr>
          <w:i w:val="0"/>
          <w:lang w:val="en-US"/>
        </w:rPr>
      </w:pPr>
      <w:r w:rsidRPr="00F4716F">
        <w:rPr>
          <w:i w:val="0"/>
          <w:lang w:val="ru-RU"/>
        </w:rPr>
        <w:lastRenderedPageBreak/>
        <w:t xml:space="preserve">Язык структурированных запросов </w:t>
      </w:r>
      <w:r w:rsidRPr="00F4716F">
        <w:rPr>
          <w:i w:val="0"/>
          <w:lang w:val="en-US"/>
        </w:rPr>
        <w:t>SQL</w:t>
      </w:r>
    </w:p>
    <w:p w14:paraId="7882E706" w14:textId="77777777" w:rsidR="00C17FEB" w:rsidRPr="00C17FEB" w:rsidRDefault="00C17FEB" w:rsidP="00C17FEB">
      <w:pPr>
        <w:spacing w:after="0"/>
        <w:rPr>
          <w:lang w:val="en-US" w:eastAsia="ru-RU"/>
        </w:rPr>
      </w:pPr>
    </w:p>
    <w:p w14:paraId="32F6F856" w14:textId="77777777" w:rsidR="00F4716F" w:rsidRPr="0023072D" w:rsidRDefault="00F4716F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8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u w:color="000000"/>
          <w:bdr w:val="nil"/>
          <w:lang w:eastAsia="ru-RU"/>
        </w:rPr>
      </w:pPr>
      <w:r w:rsidRPr="0023072D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 xml:space="preserve">SQL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>–</w:t>
      </w:r>
      <w:r w:rsidRPr="0023072D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 xml:space="preserve"> это язык программирования, предназначенный для работы с наборами фактов и отношениями между ними. В программах управления реляционными базами данных, таких как Microsoft Office Access, язык SQL используется для работы с данными. В отличие от многих языков программирования SQL удобочитаем и понятен даже новичкам. Как и многие языки программирования, SQL является международным стандартом, признанным такими комитетами по ста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>ндартизации, как ISO и ANSI.</w:t>
      </w:r>
    </w:p>
    <w:p w14:paraId="47A1BCBB" w14:textId="77777777" w:rsidR="00F4716F" w:rsidRPr="0023072D" w:rsidRDefault="00F4716F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8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</w:pPr>
      <w:r w:rsidRPr="0023072D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 xml:space="preserve">На языке SQL описываются наборы данных, помогающие получить ответы на вопросы. При использовании SQL необходимо применять правильный синтаксис. Синтаксис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>–</w:t>
      </w:r>
      <w:r w:rsidRPr="0023072D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 xml:space="preserve"> это набор правил, позволяющих правильно сочетать элементы языка. Синтаксис SQL основан на синтаксисе английского языка и имеет много общих элементов с синтаксисом языка Visual Basic для приложений (VBA).</w:t>
      </w:r>
    </w:p>
    <w:p w14:paraId="4E9E88E7" w14:textId="173BFB1D" w:rsidR="00F4716F" w:rsidRPr="00F4716F" w:rsidRDefault="00F4716F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8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23072D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:bdr w:val="nil"/>
          <w:lang w:eastAsia="ru-RU"/>
        </w:rPr>
        <w:t xml:space="preserve">Несмотря на наличие диалектов, и различий в синтаксисе, в большинстве своём тексты SQL-запросов, содержащие DDL и DML, могут быть достаточно легко перенесены из одной СУБД в другую. Существуют системы, разработчики которых изначально ориентировались на применение 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по меньшей мере нескольких СУБД.</w:t>
      </w:r>
      <w:r w:rsidRPr="00D671A7"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  <w:t xml:space="preserve"> 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Выбор 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SQL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 при разработке программы, был обусловлен работой с СУБД 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Microsoft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Access</w:t>
      </w:r>
      <w:r w:rsidRPr="00D671A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, для взаимодействия с которой необходимо использовать данную технологию.</w:t>
      </w:r>
    </w:p>
    <w:p w14:paraId="7525FBD5" w14:textId="44995F23" w:rsidR="00F4716F" w:rsidRDefault="00F4716F" w:rsidP="00396212">
      <w:pPr>
        <w:pStyle w:val="20"/>
        <w:ind w:left="0" w:firstLine="0"/>
      </w:pPr>
      <w:r>
        <w:t>Выбор программных средств разработки</w:t>
      </w:r>
    </w:p>
    <w:p w14:paraId="4AE3AB10" w14:textId="48282ED7" w:rsidR="00F4716F" w:rsidRDefault="00F4716F" w:rsidP="00C17FEB">
      <w:pPr>
        <w:pStyle w:val="3"/>
        <w:ind w:left="0" w:firstLine="0"/>
        <w:jc w:val="center"/>
        <w:rPr>
          <w:i w:val="0"/>
          <w:lang w:val="ru-RU"/>
        </w:rPr>
      </w:pPr>
      <w:r w:rsidRPr="00F4716F">
        <w:rPr>
          <w:i w:val="0"/>
          <w:lang w:val="ru-RU"/>
        </w:rPr>
        <w:t>Обоснование выбора среды разработки</w:t>
      </w:r>
    </w:p>
    <w:p w14:paraId="4899BDE7" w14:textId="77777777" w:rsidR="00C17FEB" w:rsidRPr="00C17FEB" w:rsidRDefault="00C17FEB" w:rsidP="00C17FEB">
      <w:pPr>
        <w:spacing w:after="0"/>
        <w:rPr>
          <w:lang w:eastAsia="ru-RU"/>
        </w:rPr>
      </w:pPr>
    </w:p>
    <w:p w14:paraId="57B0B36E" w14:textId="2ADEEFF0" w:rsidR="00F4716F" w:rsidRDefault="00F4716F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Pr="0099299E">
        <w:rPr>
          <w:rFonts w:ascii="Times New Roman" w:hAnsi="Times New Roman" w:cs="Times New Roman"/>
          <w:sz w:val="28"/>
          <w:szCs w:val="28"/>
          <w:lang w:val="en-US"/>
        </w:rPr>
        <w:t>Embarcadero</w:t>
      </w:r>
      <w:r w:rsidRPr="0099299E">
        <w:rPr>
          <w:rFonts w:ascii="Times New Roman" w:hAnsi="Times New Roman" w:cs="Times New Roman"/>
          <w:sz w:val="28"/>
          <w:szCs w:val="28"/>
        </w:rPr>
        <w:t xml:space="preserve"> </w:t>
      </w:r>
      <w:r w:rsidRPr="0099299E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99299E">
        <w:rPr>
          <w:rFonts w:ascii="Times New Roman" w:hAnsi="Times New Roman" w:cs="Times New Roman"/>
          <w:sz w:val="28"/>
          <w:szCs w:val="28"/>
        </w:rPr>
        <w:t xml:space="preserve"> </w:t>
      </w:r>
      <w:r w:rsidRPr="0099299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9299E">
        <w:rPr>
          <w:rFonts w:ascii="Times New Roman" w:hAnsi="Times New Roman" w:cs="Times New Roman"/>
          <w:sz w:val="28"/>
          <w:szCs w:val="28"/>
        </w:rPr>
        <w:t xml:space="preserve"> 10.2 </w:t>
      </w:r>
      <w:r w:rsidRPr="0099299E">
        <w:rPr>
          <w:rFonts w:ascii="Times New Roman" w:hAnsi="Times New Roman" w:cs="Times New Roman"/>
          <w:sz w:val="28"/>
          <w:szCs w:val="28"/>
          <w:lang w:val="en-US"/>
        </w:rPr>
        <w:t>Tokyo</w:t>
      </w:r>
      <w:r w:rsidRPr="0099299E">
        <w:rPr>
          <w:rFonts w:ascii="Times New Roman" w:hAnsi="Times New Roman" w:cs="Times New Roman"/>
          <w:sz w:val="28"/>
          <w:szCs w:val="28"/>
        </w:rPr>
        <w:t xml:space="preserve"> </w:t>
      </w:r>
      <w:r w:rsidRPr="0099299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13684F">
        <w:rPr>
          <w:rFonts w:ascii="Times New Roman" w:hAnsi="Times New Roman" w:cs="Times New Roman"/>
          <w:sz w:val="28"/>
          <w:szCs w:val="28"/>
        </w:rPr>
        <w:t xml:space="preserve"> была использована, как удобная IDE для разработки приложений на языке Delphi. Она обеспечивает комфортную разработку на всех стадиях начиная с </w:t>
      </w:r>
      <w:r w:rsidRPr="0013684F">
        <w:rPr>
          <w:rFonts w:ascii="Times New Roman" w:hAnsi="Times New Roman" w:cs="Times New Roman"/>
          <w:sz w:val="28"/>
          <w:szCs w:val="28"/>
        </w:rPr>
        <w:lastRenderedPageBreak/>
        <w:t>визуального дизайна интерфейса и написания кода, заканчивая отгадкой и тестирования.</w:t>
      </w:r>
    </w:p>
    <w:p w14:paraId="45A79D95" w14:textId="7500B4D0" w:rsidR="00F4716F" w:rsidRPr="0013684F" w:rsidRDefault="00F4716F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разработчик АРМ уже обладает знаниями этого языка программирования.</w:t>
      </w:r>
    </w:p>
    <w:p w14:paraId="30E06066" w14:textId="3D8F0077" w:rsidR="00F4716F" w:rsidRDefault="00F4716F" w:rsidP="00C17FE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При рассмотрении различные альтернативы, но к сожалению, они не соответствовали нашим требованиям. Язык Delphi и IDE были выбраны для разработки данной программы по ряду причин, таких как быстрота освоения языка, удобство визуального дизайнера и большое количество встроенных компонентов, благодаря чему обеспечивается высокая скорость разработки. Высокая скорость компиляции программ по сравнению с другими решениями. Небольшой размер конечного приложения и высокая скорость работы на любых компьютерах.</w:t>
      </w:r>
    </w:p>
    <w:p w14:paraId="3211A28F" w14:textId="2C27CD77" w:rsidR="005A3D06" w:rsidRDefault="005A3D06" w:rsidP="0073352D">
      <w:pPr>
        <w:pStyle w:val="3"/>
        <w:ind w:left="0" w:firstLine="0"/>
        <w:jc w:val="center"/>
        <w:rPr>
          <w:i w:val="0"/>
          <w:lang w:val="ru-RU"/>
        </w:rPr>
      </w:pPr>
      <w:r w:rsidRPr="005A3D06">
        <w:rPr>
          <w:i w:val="0"/>
          <w:lang w:val="ru-RU"/>
        </w:rPr>
        <w:t>Выбор средства проектирования БД</w:t>
      </w:r>
    </w:p>
    <w:p w14:paraId="0E022B38" w14:textId="77777777" w:rsidR="0073352D" w:rsidRPr="0073352D" w:rsidRDefault="0073352D" w:rsidP="0073352D">
      <w:pPr>
        <w:spacing w:after="0"/>
        <w:rPr>
          <w:lang w:eastAsia="ru-RU"/>
        </w:rPr>
      </w:pPr>
    </w:p>
    <w:p w14:paraId="5903416E" w14:textId="12BA7703" w:rsidR="005A3D06" w:rsidRPr="007943AC" w:rsidRDefault="005A3D06" w:rsidP="0073352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CASE</w:t>
      </w:r>
      <w:r w:rsidRPr="005A3D06">
        <w:rPr>
          <w:rFonts w:ascii="Times New Roman" w:hAnsi="Times New Roman" w:cs="Times New Roman"/>
          <w:sz w:val="28"/>
          <w:szCs w:val="28"/>
          <w:lang w:eastAsia="ru-RU"/>
        </w:rPr>
        <w:t xml:space="preserve"> - 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средство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ErWin</w:t>
      </w:r>
      <w:r w:rsidRPr="005A3D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DataModeler</w:t>
      </w:r>
      <w:r>
        <w:rPr>
          <w:rFonts w:ascii="Times New Roman" w:hAnsi="Times New Roman" w:cs="Times New Roman"/>
          <w:sz w:val="28"/>
          <w:szCs w:val="28"/>
          <w:lang w:eastAsia="ru-RU"/>
        </w:rPr>
        <w:t>, имеет простой интерфейс позволяющий быстро спроектировать логическую модель базы данных.</w:t>
      </w:r>
      <w:r w:rsidR="00FB578F">
        <w:rPr>
          <w:rFonts w:ascii="Times New Roman" w:hAnsi="Times New Roman" w:cs="Times New Roman"/>
          <w:sz w:val="28"/>
          <w:szCs w:val="28"/>
          <w:lang w:eastAsia="ru-RU"/>
        </w:rPr>
        <w:t xml:space="preserve"> Что позволяет адаптировать схему отношений предметной области к схеме базы данных.</w:t>
      </w:r>
      <w:r w:rsidR="0073352D">
        <w:rPr>
          <w:rFonts w:ascii="Times New Roman" w:hAnsi="Times New Roman" w:cs="Times New Roman"/>
          <w:sz w:val="28"/>
          <w:szCs w:val="28"/>
          <w:lang w:eastAsia="ru-RU"/>
        </w:rPr>
        <w:t xml:space="preserve"> Благодар</w:t>
      </w:r>
      <w:r w:rsidR="00946BFC">
        <w:rPr>
          <w:rFonts w:ascii="Times New Roman" w:hAnsi="Times New Roman" w:cs="Times New Roman"/>
          <w:sz w:val="28"/>
          <w:szCs w:val="28"/>
          <w:lang w:eastAsia="ru-RU"/>
        </w:rPr>
        <w:t>я этому можно очень быстро начать разработку БД.</w:t>
      </w:r>
    </w:p>
    <w:p w14:paraId="0F7AB0FD" w14:textId="43EE3997" w:rsidR="00F4716F" w:rsidRDefault="00F4716F" w:rsidP="0073352D">
      <w:pPr>
        <w:pStyle w:val="3"/>
        <w:ind w:left="0" w:firstLine="0"/>
        <w:jc w:val="center"/>
        <w:rPr>
          <w:i w:val="0"/>
          <w:lang w:val="ru-RU"/>
        </w:rPr>
      </w:pPr>
      <w:r w:rsidRPr="00F4716F">
        <w:rPr>
          <w:i w:val="0"/>
          <w:lang w:val="ru-RU"/>
        </w:rPr>
        <w:t>Выбор базы данных</w:t>
      </w:r>
    </w:p>
    <w:p w14:paraId="252425BB" w14:textId="77777777" w:rsidR="00F4716F" w:rsidRPr="00F4716F" w:rsidRDefault="00F4716F" w:rsidP="0073352D">
      <w:pPr>
        <w:spacing w:after="0"/>
        <w:rPr>
          <w:lang w:eastAsia="ru-RU"/>
        </w:rPr>
      </w:pPr>
    </w:p>
    <w:p w14:paraId="59EF05CB" w14:textId="3BAE1653" w:rsidR="00F4716F" w:rsidRPr="0013684F" w:rsidRDefault="00F4716F" w:rsidP="0073352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Использование СУБД MS Access</w:t>
      </w:r>
      <w:r w:rsidR="00F37AAB">
        <w:rPr>
          <w:rFonts w:ascii="Times New Roman" w:hAnsi="Times New Roman" w:cs="Times New Roman"/>
          <w:sz w:val="28"/>
          <w:szCs w:val="28"/>
        </w:rPr>
        <w:t xml:space="preserve"> 2016</w:t>
      </w:r>
      <w:r w:rsidRPr="0013684F">
        <w:rPr>
          <w:rFonts w:ascii="Times New Roman" w:hAnsi="Times New Roman" w:cs="Times New Roman"/>
          <w:sz w:val="28"/>
          <w:szCs w:val="28"/>
        </w:rPr>
        <w:t xml:space="preserve"> обусловлено тем, что это позволяет работать с БД на любом компьютере с установленной ОС Windows и MS Office, а также обеспечивает быструю и удобную работу с БД.</w:t>
      </w:r>
    </w:p>
    <w:p w14:paraId="41BE0FFE" w14:textId="77777777" w:rsidR="00F4716F" w:rsidRPr="0013684F" w:rsidRDefault="00F4716F" w:rsidP="0073352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Преимущества Microsoft Access:</w:t>
      </w:r>
    </w:p>
    <w:p w14:paraId="3378558C" w14:textId="77777777" w:rsidR="00F4716F" w:rsidRPr="001B6101" w:rsidRDefault="00F4716F" w:rsidP="0073352D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Расположения всех объектов, которыми оперирует Access в одном файле. Это позволяет без труда переносить программу на другие ПК.</w:t>
      </w:r>
    </w:p>
    <w:p w14:paraId="2A76A045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Наличие возможности управления объектами Access через высокоуровневый, стандартный для пакета Office, язык программирования VBA.</w:t>
      </w:r>
    </w:p>
    <w:p w14:paraId="23EF4AB0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Возможность создания в таблицах таких полей как Счетчик и OLE.</w:t>
      </w:r>
    </w:p>
    <w:p w14:paraId="2E1110B0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lastRenderedPageBreak/>
        <w:t>Возможность организации ссылочной целостности через удобный интерфейс - СХЕМА БД.</w:t>
      </w:r>
    </w:p>
    <w:p w14:paraId="5FBA061A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Наличие мастеров для создания тех или иных операций с программой.</w:t>
      </w:r>
    </w:p>
    <w:p w14:paraId="7E890F4C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Макросы.</w:t>
      </w:r>
    </w:p>
    <w:p w14:paraId="6B1CE07A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Обработка на клиенте при определенных условиях только индексов и возврат с файл сервера данных по отобранным индексам.</w:t>
      </w:r>
    </w:p>
    <w:p w14:paraId="4DDC8A8D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Удобный визуальный редактор запросов (редактор запросов по образцу).</w:t>
      </w:r>
    </w:p>
    <w:p w14:paraId="20BC2229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Наличие возможности программного управления транзакциями для поддержки целостности БД.</w:t>
      </w:r>
    </w:p>
    <w:p w14:paraId="6C7737B0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Наличие довольно неплохого оптимизатора запросов.</w:t>
      </w:r>
    </w:p>
    <w:p w14:paraId="34A04F01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Проекты ACCESS - один из лучших сред для разработки клиентской части к MS SQL Server.</w:t>
      </w:r>
    </w:p>
    <w:p w14:paraId="05039AC8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Работа с ODBC, возможность интерактивной разработки запросов для различных СУБД.</w:t>
      </w:r>
    </w:p>
    <w:p w14:paraId="76558DB8" w14:textId="77777777" w:rsidR="00F4716F" w:rsidRPr="001B6101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Наличие RunTime версии.</w:t>
      </w:r>
    </w:p>
    <w:p w14:paraId="4B2ACC58" w14:textId="07701266" w:rsidR="007943AC" w:rsidRDefault="00F4716F" w:rsidP="00F4716F">
      <w:pPr>
        <w:pStyle w:val="a5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B6101">
        <w:rPr>
          <w:rFonts w:ascii="Times New Roman" w:hAnsi="Times New Roman" w:cs="Times New Roman"/>
          <w:sz w:val="28"/>
          <w:szCs w:val="28"/>
        </w:rPr>
        <w:t>Возможность защиты кода паролем и "компиляция" в mde/ade формат для распространения среди конечных пользователей.</w:t>
      </w:r>
    </w:p>
    <w:p w14:paraId="436B32EF" w14:textId="137A3E65" w:rsidR="00F4716F" w:rsidRPr="007943AC" w:rsidRDefault="007943AC" w:rsidP="00F471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1AAAF0" w14:textId="35ABF9D9" w:rsidR="00525396" w:rsidRDefault="00525396" w:rsidP="00396212">
      <w:pPr>
        <w:pStyle w:val="20"/>
        <w:ind w:left="0" w:firstLine="0"/>
      </w:pPr>
      <w:r>
        <w:lastRenderedPageBreak/>
        <w:t>Анализ существующих на рынке решений</w:t>
      </w:r>
    </w:p>
    <w:p w14:paraId="0053C1A1" w14:textId="77777777" w:rsidR="00586D92" w:rsidRPr="00586D92" w:rsidRDefault="00586D92" w:rsidP="00AE19CE">
      <w:pPr>
        <w:spacing w:after="0" w:line="360" w:lineRule="auto"/>
        <w:rPr>
          <w:lang w:eastAsia="ru-RU"/>
        </w:rPr>
      </w:pPr>
    </w:p>
    <w:p w14:paraId="47F5D71A" w14:textId="33118C63" w:rsidR="000843FD" w:rsidRDefault="000843FD" w:rsidP="00AE19C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Сегодня на рынке существуют различные </w:t>
      </w:r>
      <w:r w:rsidR="00D639C4">
        <w:rPr>
          <w:rFonts w:ascii="Times New Roman" w:hAnsi="Times New Roman" w:cs="Times New Roman"/>
          <w:bCs/>
          <w:sz w:val="28"/>
          <w:szCs w:val="28"/>
        </w:rPr>
        <w:t>программы,</w:t>
      </w:r>
      <w:r w:rsidR="005450FA">
        <w:rPr>
          <w:rFonts w:ascii="Times New Roman" w:hAnsi="Times New Roman" w:cs="Times New Roman"/>
          <w:bCs/>
          <w:sz w:val="28"/>
          <w:szCs w:val="28"/>
        </w:rPr>
        <w:t xml:space="preserve"> которые можно использовать для автоматизации функций менеджера по продажам</w:t>
      </w:r>
    </w:p>
    <w:p w14:paraId="5A61BB54" w14:textId="65374710" w:rsidR="003F5091" w:rsidRDefault="00D639C4" w:rsidP="00586D92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Рассмотрим некоторые из них</w:t>
      </w:r>
      <w:r w:rsidRPr="00D671A7">
        <w:rPr>
          <w:rFonts w:ascii="Times New Roman" w:hAnsi="Times New Roman" w:cs="Times New Roman"/>
          <w:bCs/>
          <w:sz w:val="28"/>
          <w:szCs w:val="28"/>
        </w:rPr>
        <w:t>:</w:t>
      </w:r>
      <w:r w:rsidR="003F509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DFD01B2" w14:textId="638A9E92" w:rsidR="00457179" w:rsidRPr="00457179" w:rsidRDefault="00DD25C5" w:rsidP="002A13B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Компания Стандарт-Н </w:t>
      </w:r>
      <w:r w:rsidR="00457179">
        <w:rPr>
          <w:rFonts w:ascii="Times New Roman" w:hAnsi="Times New Roman" w:cs="Times New Roman"/>
          <w:bCs/>
          <w:sz w:val="28"/>
          <w:szCs w:val="28"/>
        </w:rPr>
        <w:t>предлагает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D25C5">
        <w:rPr>
          <w:rFonts w:ascii="Times New Roman" w:hAnsi="Times New Roman" w:cs="Times New Roman"/>
          <w:bCs/>
          <w:sz w:val="28"/>
          <w:szCs w:val="28"/>
        </w:rPr>
        <w:t>«Автоматизация менеджера»</w:t>
      </w:r>
      <w:r w:rsidR="00457179">
        <w:rPr>
          <w:rFonts w:ascii="Times New Roman" w:hAnsi="Times New Roman" w:cs="Times New Roman"/>
          <w:bCs/>
          <w:sz w:val="28"/>
          <w:szCs w:val="28"/>
        </w:rPr>
        <w:t xml:space="preserve">, данная программа </w:t>
      </w:r>
      <w:r w:rsidR="00457179" w:rsidRPr="00457179">
        <w:rPr>
          <w:rFonts w:ascii="Times New Roman" w:hAnsi="Times New Roman" w:cs="Times New Roman"/>
          <w:bCs/>
          <w:sz w:val="28"/>
          <w:szCs w:val="28"/>
        </w:rPr>
        <w:t>предназначена для товароведов, провизоров и т.п. персонала, занимающегося, приемкой, учетом товарных остатков в торговой точке</w:t>
      </w:r>
      <w:r w:rsidR="00457179">
        <w:rPr>
          <w:rFonts w:ascii="Times New Roman" w:hAnsi="Times New Roman" w:cs="Times New Roman"/>
          <w:bCs/>
          <w:sz w:val="28"/>
          <w:szCs w:val="28"/>
        </w:rPr>
        <w:t>.</w:t>
      </w:r>
      <w:r w:rsidR="002A13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57179" w:rsidRPr="00457179">
        <w:rPr>
          <w:rFonts w:ascii="Times New Roman" w:hAnsi="Times New Roman" w:cs="Times New Roman"/>
          <w:bCs/>
          <w:sz w:val="28"/>
          <w:szCs w:val="28"/>
        </w:rPr>
        <w:t>Основные функциональные возможности АРМ Менеджера</w:t>
      </w:r>
      <w:r w:rsidR="002A13B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E3704A0" w14:textId="33729E7C" w:rsidR="00457179" w:rsidRPr="002A13B4" w:rsidRDefault="002A13B4" w:rsidP="002A13B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</w:t>
      </w:r>
      <w:r w:rsidR="00457179" w:rsidRPr="00C95DDF">
        <w:rPr>
          <w:rFonts w:ascii="Times New Roman" w:hAnsi="Times New Roman" w:cs="Times New Roman"/>
          <w:bCs/>
          <w:sz w:val="28"/>
          <w:szCs w:val="28"/>
        </w:rPr>
        <w:t>тображение базы товаров, включая весь ассортимент, данные по товару (серия/партия, срок годности и др.), в режиме реального времени (то чт</w:t>
      </w:r>
      <w:r>
        <w:rPr>
          <w:rFonts w:ascii="Times New Roman" w:hAnsi="Times New Roman" w:cs="Times New Roman"/>
          <w:bCs/>
          <w:sz w:val="28"/>
          <w:szCs w:val="28"/>
        </w:rPr>
        <w:t>о в компьютере – то и на полке)</w:t>
      </w:r>
      <w:r w:rsidRPr="002A13B4">
        <w:rPr>
          <w:rFonts w:ascii="Times New Roman" w:hAnsi="Times New Roman" w:cs="Times New Roman"/>
          <w:bCs/>
          <w:sz w:val="28"/>
          <w:szCs w:val="28"/>
        </w:rPr>
        <w:t>;</w:t>
      </w:r>
    </w:p>
    <w:p w14:paraId="3FB92473" w14:textId="6FA3F4B7" w:rsidR="00457179" w:rsidRPr="00C95DDF" w:rsidRDefault="002A13B4" w:rsidP="00C95DD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</w:t>
      </w:r>
      <w:r w:rsidR="00457179" w:rsidRPr="00C95DDF">
        <w:rPr>
          <w:rFonts w:ascii="Times New Roman" w:hAnsi="Times New Roman" w:cs="Times New Roman"/>
          <w:bCs/>
          <w:sz w:val="28"/>
          <w:szCs w:val="28"/>
        </w:rPr>
        <w:t>чет товаров можно вести по классифицирующим группам (настраиваются по желанию):</w:t>
      </w:r>
    </w:p>
    <w:p w14:paraId="3CB81DB4" w14:textId="790B1314" w:rsidR="00457179" w:rsidRPr="002A13B4" w:rsidRDefault="00457179" w:rsidP="0007307E">
      <w:pPr>
        <w:pStyle w:val="a5"/>
        <w:numPr>
          <w:ilvl w:val="0"/>
          <w:numId w:val="8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13B4">
        <w:rPr>
          <w:rFonts w:ascii="Times New Roman" w:hAnsi="Times New Roman" w:cs="Times New Roman"/>
          <w:bCs/>
          <w:sz w:val="28"/>
          <w:szCs w:val="28"/>
        </w:rPr>
        <w:t>одежда, обувь, сумки, аксессуары, перчатки, ремни и т.п</w:t>
      </w:r>
    </w:p>
    <w:p w14:paraId="7E5858A1" w14:textId="06BF173F" w:rsidR="00457179" w:rsidRPr="002A13B4" w:rsidRDefault="00457179" w:rsidP="0007307E">
      <w:pPr>
        <w:pStyle w:val="a5"/>
        <w:numPr>
          <w:ilvl w:val="0"/>
          <w:numId w:val="8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13B4">
        <w:rPr>
          <w:rFonts w:ascii="Times New Roman" w:hAnsi="Times New Roman" w:cs="Times New Roman"/>
          <w:bCs/>
          <w:sz w:val="28"/>
          <w:szCs w:val="28"/>
        </w:rPr>
        <w:t>жизненно важные товары, сильнодействующие препараты, детское питание, зарезервированный товар, товары под заказ, товары для животных и т.п.;</w:t>
      </w:r>
    </w:p>
    <w:p w14:paraId="1E4D1B51" w14:textId="67F0B869" w:rsidR="00457179" w:rsidRPr="002A13B4" w:rsidRDefault="00457179" w:rsidP="0007307E">
      <w:pPr>
        <w:pStyle w:val="a5"/>
        <w:numPr>
          <w:ilvl w:val="0"/>
          <w:numId w:val="8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13B4">
        <w:rPr>
          <w:rFonts w:ascii="Times New Roman" w:hAnsi="Times New Roman" w:cs="Times New Roman"/>
          <w:bCs/>
          <w:sz w:val="28"/>
          <w:szCs w:val="28"/>
        </w:rPr>
        <w:t>мясная, рыбная, гастрономическая группа, молочная, кондитерская, винно – водочная, овощная, колбасная продукция и т.п.;</w:t>
      </w:r>
    </w:p>
    <w:p w14:paraId="0F1DAB99" w14:textId="0F7CFB8B" w:rsidR="00457179" w:rsidRPr="002A13B4" w:rsidRDefault="00457179" w:rsidP="0007307E">
      <w:pPr>
        <w:pStyle w:val="a5"/>
        <w:numPr>
          <w:ilvl w:val="0"/>
          <w:numId w:val="86"/>
        </w:numPr>
        <w:spacing w:after="0" w:line="360" w:lineRule="auto"/>
        <w:ind w:hanging="28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13B4">
        <w:rPr>
          <w:rFonts w:ascii="Times New Roman" w:hAnsi="Times New Roman" w:cs="Times New Roman"/>
          <w:bCs/>
          <w:sz w:val="28"/>
          <w:szCs w:val="28"/>
        </w:rPr>
        <w:t>Возможность проведения ревизии без остановки торговли;</w:t>
      </w:r>
    </w:p>
    <w:p w14:paraId="28D479AD" w14:textId="64715146" w:rsidR="00457179" w:rsidRDefault="00457179" w:rsidP="0007307E">
      <w:pPr>
        <w:pStyle w:val="a5"/>
        <w:numPr>
          <w:ilvl w:val="0"/>
          <w:numId w:val="86"/>
        </w:numPr>
        <w:spacing w:after="0" w:line="360" w:lineRule="auto"/>
        <w:ind w:hanging="28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13B4">
        <w:rPr>
          <w:rFonts w:ascii="Times New Roman" w:hAnsi="Times New Roman" w:cs="Times New Roman"/>
          <w:bCs/>
          <w:sz w:val="28"/>
          <w:szCs w:val="28"/>
        </w:rPr>
        <w:t>Оперативное формирование документов по электронным накладным</w:t>
      </w:r>
    </w:p>
    <w:p w14:paraId="6A47CAB6" w14:textId="20DB4EBA" w:rsidR="002A13B4" w:rsidRDefault="002A13B4" w:rsidP="002A13B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25B9E22" wp14:editId="05385588">
            <wp:extent cx="4800600" cy="3413589"/>
            <wp:effectExtent l="0" t="0" r="0" b="0"/>
            <wp:docPr id="4" name="Рисунок 4" descr="C:\Users\Dim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20" cy="341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A975" w14:textId="0EF4BDFF" w:rsidR="002A13B4" w:rsidRDefault="002A13B4" w:rsidP="00586D9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1.1 – Интерфейс ПО «Автоматизация менеджера»</w:t>
      </w:r>
    </w:p>
    <w:p w14:paraId="3B3FD341" w14:textId="1DAA30A1" w:rsidR="002A13B4" w:rsidRDefault="00896934" w:rsidP="007D730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6934">
        <w:rPr>
          <w:rFonts w:ascii="Times New Roman" w:hAnsi="Times New Roman" w:cs="Times New Roman"/>
          <w:bCs/>
          <w:sz w:val="28"/>
          <w:szCs w:val="28"/>
        </w:rPr>
        <w:t>АРМ менеджера отдела продаж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это продукт компании «ИТ-Решения».</w:t>
      </w:r>
    </w:p>
    <w:p w14:paraId="251850C7" w14:textId="66567E37" w:rsidR="00896934" w:rsidRDefault="00896934" w:rsidP="002A13B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6934">
        <w:rPr>
          <w:rFonts w:ascii="Times New Roman" w:hAnsi="Times New Roman" w:cs="Times New Roman"/>
          <w:bCs/>
          <w:sz w:val="28"/>
          <w:szCs w:val="28"/>
        </w:rPr>
        <w:t>Обработка IT-Решение: АРМ менеджера предназначена для повышения эффективности работы сотрудников отдела продаж, посредством организации автоматизированного рабочего места в программе 1С.</w:t>
      </w:r>
    </w:p>
    <w:p w14:paraId="1F34F187" w14:textId="2D971808" w:rsidR="00896934" w:rsidRPr="007D7303" w:rsidRDefault="00896934" w:rsidP="007D730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Данное решение позволяет:</w:t>
      </w:r>
    </w:p>
    <w:p w14:paraId="39363B90" w14:textId="39D5F106" w:rsidR="007D7303" w:rsidRP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Видеть все документы продаж в одной консоли (рабочее место).</w:t>
      </w:r>
    </w:p>
    <w:p w14:paraId="7097DC2D" w14:textId="295820BF" w:rsidR="007D7303" w:rsidRP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Контролировать исполнение всех этапов продажи.</w:t>
      </w:r>
    </w:p>
    <w:p w14:paraId="0CE69486" w14:textId="34ED084B" w:rsidR="007D7303" w:rsidRP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Прослеживать цепочку продажи от первого обращения до получения отзыва.</w:t>
      </w:r>
    </w:p>
    <w:p w14:paraId="04DC9AFF" w14:textId="0463F4F9" w:rsidR="007D7303" w:rsidRP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Переходить из табличной части к созданию и редактированию документов.</w:t>
      </w:r>
    </w:p>
    <w:p w14:paraId="1E32D299" w14:textId="09B9B220" w:rsidR="007D7303" w:rsidRP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Видеть структуру подчиненности каждого документа.</w:t>
      </w:r>
    </w:p>
    <w:p w14:paraId="1EC606A2" w14:textId="33F33BE9" w:rsidR="007D7303" w:rsidRP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Избежать ошибочного оформления продажи.</w:t>
      </w:r>
    </w:p>
    <w:p w14:paraId="2DF94088" w14:textId="51E13D11" w:rsidR="007D7303" w:rsidRDefault="007D7303" w:rsidP="0007307E">
      <w:pPr>
        <w:pStyle w:val="af8"/>
        <w:numPr>
          <w:ilvl w:val="0"/>
          <w:numId w:val="87"/>
        </w:numPr>
        <w:shd w:val="clear" w:color="auto" w:fill="FFFFFF"/>
        <w:spacing w:before="0" w:beforeAutospacing="0" w:after="15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Получать информацию о контрагентах в отдельной табличной части консоли.</w:t>
      </w:r>
    </w:p>
    <w:p w14:paraId="03B59A52" w14:textId="77777777" w:rsidR="007D7303" w:rsidRPr="007D7303" w:rsidRDefault="007D7303" w:rsidP="007D7303">
      <w:pPr>
        <w:pStyle w:val="af8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7D7303">
        <w:rPr>
          <w:rStyle w:val="af9"/>
          <w:b w:val="0"/>
          <w:color w:val="333333"/>
          <w:sz w:val="28"/>
          <w:szCs w:val="28"/>
        </w:rPr>
        <w:lastRenderedPageBreak/>
        <w:t>АРМ менеджера</w:t>
      </w:r>
      <w:r w:rsidRPr="007D7303">
        <w:rPr>
          <w:rStyle w:val="apple-converted-space"/>
          <w:color w:val="333333"/>
          <w:sz w:val="28"/>
          <w:szCs w:val="28"/>
        </w:rPr>
        <w:t> </w:t>
      </w:r>
      <w:r w:rsidRPr="007D7303">
        <w:rPr>
          <w:color w:val="333333"/>
          <w:sz w:val="28"/>
          <w:szCs w:val="28"/>
        </w:rPr>
        <w:t>для пользователя представляет отдельное окно, в котором располагается шесть табличных частей:</w:t>
      </w:r>
    </w:p>
    <w:p w14:paraId="68EDF8DA" w14:textId="543A6E3A" w:rsidR="007D7303" w:rsidRPr="007D7303" w:rsidRDefault="007D7303" w:rsidP="0007307E">
      <w:pPr>
        <w:pStyle w:val="af8"/>
        <w:numPr>
          <w:ilvl w:val="0"/>
          <w:numId w:val="88"/>
        </w:numPr>
        <w:shd w:val="clear" w:color="auto" w:fill="FFFFFF"/>
        <w:spacing w:before="0" w:beforeAutospacing="0" w:after="15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Список сделок менеджера (отбор устанавливается на закладке</w:t>
      </w:r>
      <w:r w:rsidRPr="007D7303">
        <w:rPr>
          <w:rStyle w:val="apple-converted-space"/>
          <w:color w:val="333333"/>
          <w:sz w:val="28"/>
          <w:szCs w:val="28"/>
        </w:rPr>
        <w:t> </w:t>
      </w:r>
      <w:r w:rsidRPr="007D7303">
        <w:rPr>
          <w:rStyle w:val="af9"/>
          <w:b w:val="0"/>
          <w:color w:val="333333"/>
          <w:sz w:val="28"/>
          <w:szCs w:val="28"/>
        </w:rPr>
        <w:t>Настройка</w:t>
      </w:r>
      <w:r w:rsidRPr="007D7303">
        <w:rPr>
          <w:color w:val="333333"/>
          <w:sz w:val="28"/>
          <w:szCs w:val="28"/>
        </w:rPr>
        <w:t>).</w:t>
      </w:r>
    </w:p>
    <w:p w14:paraId="0C70C4D3" w14:textId="3C61CFBB" w:rsidR="007D7303" w:rsidRPr="007D7303" w:rsidRDefault="007D7303" w:rsidP="0007307E">
      <w:pPr>
        <w:pStyle w:val="af8"/>
        <w:numPr>
          <w:ilvl w:val="0"/>
          <w:numId w:val="88"/>
        </w:numPr>
        <w:shd w:val="clear" w:color="auto" w:fill="FFFFFF"/>
        <w:spacing w:before="0" w:beforeAutospacing="0" w:after="15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Структура подчиненности документов (выводится для выделенного в списке сделок документа).</w:t>
      </w:r>
    </w:p>
    <w:p w14:paraId="5D3B8F45" w14:textId="0F6B1E2A" w:rsidR="007D7303" w:rsidRPr="007D7303" w:rsidRDefault="007D7303" w:rsidP="0007307E">
      <w:pPr>
        <w:pStyle w:val="af8"/>
        <w:numPr>
          <w:ilvl w:val="0"/>
          <w:numId w:val="88"/>
        </w:numPr>
        <w:shd w:val="clear" w:color="auto" w:fill="FFFFFF"/>
        <w:spacing w:before="0" w:beforeAutospacing="0" w:after="15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Контрагенты (все контрагенты компании).</w:t>
      </w:r>
    </w:p>
    <w:p w14:paraId="50F421E2" w14:textId="17442175" w:rsidR="007D7303" w:rsidRPr="007D7303" w:rsidRDefault="007D7303" w:rsidP="0007307E">
      <w:pPr>
        <w:pStyle w:val="af8"/>
        <w:numPr>
          <w:ilvl w:val="0"/>
          <w:numId w:val="88"/>
        </w:numPr>
        <w:shd w:val="clear" w:color="auto" w:fill="FFFFFF"/>
        <w:spacing w:before="0" w:beforeAutospacing="0" w:after="15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Контактные лица (выделенного в списке контрагента).</w:t>
      </w:r>
    </w:p>
    <w:p w14:paraId="40C4B072" w14:textId="2BC43E0A" w:rsidR="007D7303" w:rsidRPr="007D7303" w:rsidRDefault="007D7303" w:rsidP="0007307E">
      <w:pPr>
        <w:pStyle w:val="af8"/>
        <w:numPr>
          <w:ilvl w:val="0"/>
          <w:numId w:val="88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Контакты (выделенного контрагента, либо контактного лица).</w:t>
      </w:r>
    </w:p>
    <w:p w14:paraId="54B1DAFB" w14:textId="5E31A189" w:rsidR="007D7303" w:rsidRDefault="007D7303" w:rsidP="0007307E">
      <w:pPr>
        <w:pStyle w:val="af8"/>
        <w:numPr>
          <w:ilvl w:val="0"/>
          <w:numId w:val="88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color w:val="333333"/>
          <w:sz w:val="28"/>
          <w:szCs w:val="28"/>
        </w:rPr>
      </w:pPr>
      <w:r w:rsidRPr="007D7303">
        <w:rPr>
          <w:color w:val="333333"/>
          <w:sz w:val="28"/>
          <w:szCs w:val="28"/>
        </w:rPr>
        <w:t>События (все события по клиенту).</w:t>
      </w:r>
    </w:p>
    <w:p w14:paraId="48F096CF" w14:textId="2A125F89" w:rsidR="007D7303" w:rsidRDefault="007D7303" w:rsidP="007D7303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 wp14:anchorId="6FAE63DB" wp14:editId="3866B118">
            <wp:extent cx="5934075" cy="2771775"/>
            <wp:effectExtent l="0" t="0" r="9525" b="9525"/>
            <wp:docPr id="26" name="Рисунок 26" descr="C:\Users\Dima\AppData\Local\Microsoft\Windows\INetCache\Content.Word\ARMMenedje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AppData\Local\Microsoft\Windows\INetCache\Content.Word\ARMMenedjera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193" cy="27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D207" w14:textId="3478DDD0" w:rsidR="007D7303" w:rsidRPr="007D7303" w:rsidRDefault="007D7303" w:rsidP="007D7303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Рисунок 1.2 – Интерфейс </w:t>
      </w:r>
      <w:r w:rsidRPr="007D7303">
        <w:rPr>
          <w:color w:val="333333"/>
          <w:sz w:val="28"/>
          <w:szCs w:val="28"/>
        </w:rPr>
        <w:t>АРМ менеджера отдела продаж</w:t>
      </w:r>
    </w:p>
    <w:p w14:paraId="592E067A" w14:textId="305B6F26" w:rsidR="007D7303" w:rsidRPr="007D7303" w:rsidRDefault="007D7303" w:rsidP="007D7303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 xml:space="preserve">Коробочное решение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7D7303">
        <w:rPr>
          <w:rFonts w:ascii="Times New Roman" w:hAnsi="Times New Roman" w:cs="Times New Roman"/>
          <w:bCs/>
          <w:sz w:val="28"/>
          <w:szCs w:val="28"/>
        </w:rPr>
        <w:t>Быстрый старт продаж»</w:t>
      </w:r>
      <w:r>
        <w:rPr>
          <w:rFonts w:ascii="Times New Roman" w:hAnsi="Times New Roman" w:cs="Times New Roman"/>
          <w:bCs/>
          <w:sz w:val="28"/>
          <w:szCs w:val="28"/>
        </w:rPr>
        <w:t xml:space="preserve"> это р</w:t>
      </w:r>
      <w:r w:rsidRPr="007D7303">
        <w:rPr>
          <w:rFonts w:ascii="Times New Roman" w:hAnsi="Times New Roman" w:cs="Times New Roman"/>
          <w:bCs/>
          <w:sz w:val="28"/>
          <w:szCs w:val="28"/>
        </w:rPr>
        <w:t>ешение НОРБИТ, разработанное на платформе Microsoft Dynamics CRM 2015, позволяет эффективно организовать работу менеджеров, отвечающих за взаимодействие с клиентами, а также повы</w:t>
      </w:r>
      <w:r>
        <w:rPr>
          <w:rFonts w:ascii="Times New Roman" w:hAnsi="Times New Roman" w:cs="Times New Roman"/>
          <w:bCs/>
          <w:sz w:val="28"/>
          <w:szCs w:val="28"/>
        </w:rPr>
        <w:t>сить качество услуг и улучшить б</w:t>
      </w:r>
      <w:r w:rsidRPr="007D7303">
        <w:rPr>
          <w:rFonts w:ascii="Times New Roman" w:hAnsi="Times New Roman" w:cs="Times New Roman"/>
          <w:bCs/>
          <w:sz w:val="28"/>
          <w:szCs w:val="28"/>
        </w:rPr>
        <w:t>изнес-показатели.</w:t>
      </w:r>
    </w:p>
    <w:p w14:paraId="5B8FD19B" w14:textId="35EB7541" w:rsidR="002A13B4" w:rsidRDefault="007D7303" w:rsidP="007D730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 xml:space="preserve">CRM-система поможет превратить каждого покупателя в лояльного и счастливого клиента, организовать работу отдела продаж и маркетинга, </w:t>
      </w:r>
      <w:r w:rsidRPr="007D7303">
        <w:rPr>
          <w:rFonts w:ascii="Times New Roman" w:hAnsi="Times New Roman" w:cs="Times New Roman"/>
          <w:bCs/>
          <w:sz w:val="28"/>
          <w:szCs w:val="28"/>
        </w:rPr>
        <w:lastRenderedPageBreak/>
        <w:t>быстро анализировать результаты проделанной работы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планировать новые активности. </w:t>
      </w:r>
      <w:r w:rsidRPr="007D7303">
        <w:rPr>
          <w:rFonts w:ascii="Times New Roman" w:hAnsi="Times New Roman" w:cs="Times New Roman"/>
          <w:bCs/>
          <w:sz w:val="28"/>
          <w:szCs w:val="28"/>
        </w:rPr>
        <w:t>Данный продукт позволяет решить обширный спектр задач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17455A1" w14:textId="120B272E" w:rsidR="007D7303" w:rsidRPr="007D7303" w:rsidRDefault="007D7303" w:rsidP="007D730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Возм</w:t>
      </w:r>
      <w:r>
        <w:rPr>
          <w:rFonts w:ascii="Times New Roman" w:hAnsi="Times New Roman" w:cs="Times New Roman"/>
          <w:bCs/>
          <w:sz w:val="28"/>
          <w:szCs w:val="28"/>
        </w:rPr>
        <w:t>ожности Microsoft Dynamics CRM:</w:t>
      </w:r>
    </w:p>
    <w:p w14:paraId="7705ECC8" w14:textId="7FE09150" w:rsidR="007D7303" w:rsidRPr="007D7303" w:rsidRDefault="007D7303" w:rsidP="0007307E">
      <w:pPr>
        <w:pStyle w:val="a5"/>
        <w:numPr>
          <w:ilvl w:val="0"/>
          <w:numId w:val="89"/>
        </w:numPr>
        <w:spacing w:after="0" w:line="360" w:lineRule="auto"/>
        <w:ind w:hanging="29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полная организация системы корпоративных продаж;</w:t>
      </w:r>
    </w:p>
    <w:p w14:paraId="3959B90E" w14:textId="6533A23F" w:rsidR="007D7303" w:rsidRPr="007D7303" w:rsidRDefault="007D7303" w:rsidP="0007307E">
      <w:pPr>
        <w:pStyle w:val="a5"/>
        <w:numPr>
          <w:ilvl w:val="0"/>
          <w:numId w:val="89"/>
        </w:numPr>
        <w:spacing w:after="0" w:line="360" w:lineRule="auto"/>
        <w:ind w:hanging="29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ведение единой базы данных клиентов и всей истории взаимоотношений с ними;</w:t>
      </w:r>
    </w:p>
    <w:p w14:paraId="421D266D" w14:textId="08E43237" w:rsidR="007D7303" w:rsidRPr="007D7303" w:rsidRDefault="007D7303" w:rsidP="0007307E">
      <w:pPr>
        <w:pStyle w:val="a5"/>
        <w:numPr>
          <w:ilvl w:val="0"/>
          <w:numId w:val="89"/>
        </w:numPr>
        <w:spacing w:after="0" w:line="360" w:lineRule="auto"/>
        <w:ind w:hanging="29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формирование воронки продаж;</w:t>
      </w:r>
    </w:p>
    <w:p w14:paraId="7358035A" w14:textId="35672DF7" w:rsidR="007D7303" w:rsidRPr="007D7303" w:rsidRDefault="007D7303" w:rsidP="0007307E">
      <w:pPr>
        <w:pStyle w:val="a5"/>
        <w:numPr>
          <w:ilvl w:val="0"/>
          <w:numId w:val="89"/>
        </w:numPr>
        <w:spacing w:after="0" w:line="360" w:lineRule="auto"/>
        <w:ind w:hanging="29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контроль работы менеджеров по продажам;</w:t>
      </w:r>
    </w:p>
    <w:p w14:paraId="12859925" w14:textId="525B293B" w:rsidR="007D7303" w:rsidRPr="007D7303" w:rsidRDefault="007D7303" w:rsidP="0007307E">
      <w:pPr>
        <w:pStyle w:val="a5"/>
        <w:numPr>
          <w:ilvl w:val="0"/>
          <w:numId w:val="89"/>
        </w:numPr>
        <w:spacing w:after="0" w:line="360" w:lineRule="auto"/>
        <w:ind w:hanging="29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организация кампаний и анализ маркетинговых активностей;</w:t>
      </w:r>
    </w:p>
    <w:p w14:paraId="56B36E8E" w14:textId="3AB48EF8" w:rsidR="002A13B4" w:rsidRPr="007D7303" w:rsidRDefault="007D7303" w:rsidP="0007307E">
      <w:pPr>
        <w:pStyle w:val="a5"/>
        <w:numPr>
          <w:ilvl w:val="0"/>
          <w:numId w:val="89"/>
        </w:numPr>
        <w:spacing w:after="0" w:line="360" w:lineRule="auto"/>
        <w:ind w:hanging="29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7303">
        <w:rPr>
          <w:rFonts w:ascii="Times New Roman" w:hAnsi="Times New Roman" w:cs="Times New Roman"/>
          <w:bCs/>
          <w:sz w:val="28"/>
          <w:szCs w:val="28"/>
        </w:rPr>
        <w:t>оперативная отчетность и последующий анализ результатов продаж и маркетинга.</w:t>
      </w:r>
    </w:p>
    <w:p w14:paraId="2782DF9D" w14:textId="6453DFAA" w:rsidR="002A13B4" w:rsidRDefault="007D7303" w:rsidP="002A13B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861C4" wp14:editId="369FB6CD">
            <wp:extent cx="5939790" cy="33394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F12" w14:textId="07433E41" w:rsidR="002A13B4" w:rsidRDefault="008F3856" w:rsidP="006174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1.3 – Интерфейс системы «Быстрый старт продаж»</w:t>
      </w:r>
    </w:p>
    <w:p w14:paraId="238ABBD8" w14:textId="5B0E21E2" w:rsidR="002A13B4" w:rsidRDefault="00F50BF7" w:rsidP="00F50BF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50BF7">
        <w:rPr>
          <w:rFonts w:ascii="Times New Roman" w:hAnsi="Times New Roman" w:cs="Times New Roman"/>
          <w:bCs/>
          <w:sz w:val="28"/>
          <w:szCs w:val="28"/>
        </w:rPr>
        <w:t>CRM Мегаплан помогает управлять клиентами, выставлять счета и контролирует воронку продаж. Вы можете купить CRM систему в облачном или коробочном варианте, а также попробовать бесплатную демоверсию программы.</w:t>
      </w:r>
    </w:p>
    <w:p w14:paraId="4836B205" w14:textId="39A78B19" w:rsidR="00E45C8D" w:rsidRDefault="00E45C8D" w:rsidP="00F50BF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C8D">
        <w:rPr>
          <w:rFonts w:ascii="Times New Roman" w:hAnsi="Times New Roman" w:cs="Times New Roman"/>
          <w:bCs/>
          <w:sz w:val="28"/>
          <w:szCs w:val="28"/>
        </w:rPr>
        <w:lastRenderedPageBreak/>
        <w:t>Ведите финансы в Мегаплане: откуда пришли деньги, куда потратили и когда получите еще.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C8D">
        <w:rPr>
          <w:rFonts w:ascii="Times New Roman" w:hAnsi="Times New Roman" w:cs="Times New Roman"/>
          <w:bCs/>
          <w:sz w:val="28"/>
          <w:szCs w:val="28"/>
        </w:rPr>
        <w:t>В одном Мегаплане могут работать несколько департаментов или компаний, сотрудники которых не видят друг друга.</w:t>
      </w:r>
      <w:r w:rsidRPr="00E45C8D">
        <w:t xml:space="preserve"> </w:t>
      </w:r>
      <w:r w:rsidRPr="00E45C8D">
        <w:rPr>
          <w:rFonts w:ascii="Times New Roman" w:hAnsi="Times New Roman" w:cs="Times New Roman"/>
          <w:bCs/>
          <w:sz w:val="28"/>
          <w:szCs w:val="28"/>
        </w:rPr>
        <w:t>Обменивайтесь данными о счетах, контрагентах и товарах между Мегапланом и 1С Бухгалтерией 8.3х.</w:t>
      </w:r>
      <w:r w:rsidRPr="00E45C8D">
        <w:t xml:space="preserve"> </w:t>
      </w:r>
      <w:r w:rsidRPr="00E45C8D">
        <w:rPr>
          <w:rFonts w:ascii="Times New Roman" w:hAnsi="Times New Roman" w:cs="Times New Roman"/>
          <w:bCs/>
          <w:sz w:val="28"/>
          <w:szCs w:val="28"/>
        </w:rPr>
        <w:t>Оценивайте результаты работы сотрудников.</w:t>
      </w:r>
    </w:p>
    <w:p w14:paraId="6846707A" w14:textId="3B1E2A9E" w:rsidR="00B03920" w:rsidRDefault="00E45C8D" w:rsidP="00F9307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C8D">
        <w:rPr>
          <w:rFonts w:ascii="Times New Roman" w:hAnsi="Times New Roman" w:cs="Times New Roman"/>
          <w:bCs/>
          <w:sz w:val="28"/>
          <w:szCs w:val="28"/>
        </w:rPr>
        <w:t>Злоумышленники не украдут информацию, даже если вы работаете через вай-фай в кафе, потому что данные зашифрованы. Даже у нас нет к ним доступа.</w:t>
      </w:r>
      <w:r w:rsidRPr="00E45C8D">
        <w:t xml:space="preserve"> </w:t>
      </w:r>
      <w:r w:rsidRPr="00E45C8D">
        <w:rPr>
          <w:rFonts w:ascii="Times New Roman" w:hAnsi="Times New Roman" w:cs="Times New Roman"/>
          <w:bCs/>
          <w:sz w:val="28"/>
          <w:szCs w:val="28"/>
        </w:rPr>
        <w:t>1 сентября 2016 года вступит в силу закон, по которому данные о российских пользователях должны храниться на территории РФ. Это не помешает вашей работе, потому что наши сервера работают в России. Это еще один веский аргумент купить СРМ систему от нашей компании.</w:t>
      </w:r>
    </w:p>
    <w:p w14:paraId="0F55C319" w14:textId="43CCE011" w:rsidR="00F9307D" w:rsidRDefault="00F9307D" w:rsidP="00F9307D">
      <w:pPr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75508D" wp14:editId="6FD46FAB">
            <wp:extent cx="5489139" cy="3086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74" cy="30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7223" w14:textId="105DE53D" w:rsidR="00F9307D" w:rsidRDefault="00F9307D" w:rsidP="00F9307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1.4 – Интерфейс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CRM</w:t>
      </w:r>
      <w:r w:rsidRPr="003F509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Мегаплан</w:t>
      </w:r>
    </w:p>
    <w:p w14:paraId="4227EA8C" w14:textId="511C0C82" w:rsidR="00F9307D" w:rsidRPr="00F9307D" w:rsidRDefault="00F9307D" w:rsidP="00F9307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AF2D99A" w14:textId="15E50C48" w:rsidR="00457179" w:rsidRPr="00457179" w:rsidRDefault="00457179" w:rsidP="0045717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1.1 – Сравнение характеристик</w:t>
      </w:r>
    </w:p>
    <w:tbl>
      <w:tblPr>
        <w:tblStyle w:val="a6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544"/>
        <w:gridCol w:w="1894"/>
        <w:gridCol w:w="1894"/>
        <w:gridCol w:w="2006"/>
        <w:gridCol w:w="2006"/>
      </w:tblGrid>
      <w:tr w:rsidR="00457179" w:rsidRPr="00457179" w14:paraId="50FE99A8" w14:textId="1EBBCEAC" w:rsidTr="00457179">
        <w:tc>
          <w:tcPr>
            <w:tcW w:w="2094" w:type="dxa"/>
          </w:tcPr>
          <w:p w14:paraId="4A8F3CA5" w14:textId="1BF2D670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Признак сравнения</w:t>
            </w:r>
          </w:p>
        </w:tc>
        <w:tc>
          <w:tcPr>
            <w:tcW w:w="2244" w:type="dxa"/>
          </w:tcPr>
          <w:p w14:paraId="741653A4" w14:textId="165200F6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Стандарт-Н «Автоматизация менеджера»</w:t>
            </w:r>
          </w:p>
        </w:tc>
        <w:tc>
          <w:tcPr>
            <w:tcW w:w="1956" w:type="dxa"/>
          </w:tcPr>
          <w:p w14:paraId="7CA97078" w14:textId="77777777" w:rsidR="00457179" w:rsidRPr="00DD25C5" w:rsidRDefault="00457179" w:rsidP="00457179">
            <w:pPr>
              <w:shd w:val="clear" w:color="auto" w:fill="FFFFFF"/>
              <w:spacing w:after="150"/>
              <w:jc w:val="both"/>
              <w:outlineLvl w:val="0"/>
              <w:rPr>
                <w:rFonts w:ascii="Times New Roman" w:eastAsia="Times New Roman" w:hAnsi="Times New Roman" w:cs="Times New Roman"/>
                <w:spacing w:val="-15"/>
                <w:kern w:val="36"/>
                <w:sz w:val="24"/>
                <w:szCs w:val="24"/>
                <w:lang w:eastAsia="ru-RU"/>
              </w:rPr>
            </w:pPr>
            <w:r w:rsidRPr="00DD25C5">
              <w:rPr>
                <w:rFonts w:ascii="Times New Roman" w:eastAsia="Times New Roman" w:hAnsi="Times New Roman" w:cs="Times New Roman"/>
                <w:spacing w:val="-15"/>
                <w:kern w:val="36"/>
                <w:sz w:val="24"/>
                <w:szCs w:val="24"/>
                <w:lang w:eastAsia="ru-RU"/>
              </w:rPr>
              <w:t>АРМ менеджера отдела продаж</w:t>
            </w:r>
          </w:p>
          <w:p w14:paraId="1793A248" w14:textId="77777777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39" w:type="dxa"/>
          </w:tcPr>
          <w:p w14:paraId="116B4122" w14:textId="77777777" w:rsidR="00457179" w:rsidRPr="00457179" w:rsidRDefault="00457179" w:rsidP="00457179">
            <w:pPr>
              <w:pStyle w:val="10"/>
              <w:numPr>
                <w:ilvl w:val="0"/>
                <w:numId w:val="0"/>
              </w:numPr>
              <w:shd w:val="clear" w:color="auto" w:fill="FFFFFF"/>
              <w:spacing w:after="150" w:line="240" w:lineRule="auto"/>
              <w:ind w:left="432"/>
              <w:jc w:val="left"/>
              <w:outlineLvl w:val="0"/>
              <w:rPr>
                <w:b w:val="0"/>
                <w:color w:val="auto"/>
                <w:sz w:val="24"/>
                <w:szCs w:val="24"/>
              </w:rPr>
            </w:pPr>
            <w:r w:rsidRPr="00457179">
              <w:rPr>
                <w:b w:val="0"/>
                <w:bCs/>
                <w:color w:val="auto"/>
                <w:sz w:val="24"/>
                <w:szCs w:val="24"/>
              </w:rPr>
              <w:t xml:space="preserve">Норбит </w:t>
            </w:r>
            <w:r w:rsidRPr="00457179">
              <w:rPr>
                <w:b w:val="0"/>
                <w:color w:val="auto"/>
                <w:sz w:val="24"/>
                <w:szCs w:val="24"/>
              </w:rPr>
              <w:t>«Быстрый старт продаж»</w:t>
            </w:r>
          </w:p>
          <w:p w14:paraId="15C5669F" w14:textId="2E55B4DE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1" w:type="dxa"/>
          </w:tcPr>
          <w:p w14:paraId="25F45A87" w14:textId="286D6C16" w:rsidR="00457179" w:rsidRPr="00457179" w:rsidRDefault="00457179" w:rsidP="00457179">
            <w:pPr>
              <w:pStyle w:val="10"/>
              <w:numPr>
                <w:ilvl w:val="0"/>
                <w:numId w:val="0"/>
              </w:numPr>
              <w:shd w:val="clear" w:color="auto" w:fill="FFFFFF"/>
              <w:spacing w:after="150" w:line="240" w:lineRule="auto"/>
              <w:ind w:left="432"/>
              <w:jc w:val="left"/>
              <w:outlineLvl w:val="0"/>
              <w:rPr>
                <w:b w:val="0"/>
                <w:bCs/>
                <w:color w:val="auto"/>
                <w:sz w:val="24"/>
                <w:szCs w:val="24"/>
              </w:rPr>
            </w:pPr>
            <w:r w:rsidRPr="00457179">
              <w:rPr>
                <w:b w:val="0"/>
                <w:bCs/>
                <w:color w:val="auto"/>
                <w:sz w:val="24"/>
                <w:szCs w:val="24"/>
              </w:rPr>
              <w:t>«CRM: Клиенты и продажи»</w:t>
            </w:r>
          </w:p>
        </w:tc>
      </w:tr>
      <w:tr w:rsidR="00457179" w:rsidRPr="00457179" w14:paraId="6AAC561B" w14:textId="2A41AFCE" w:rsidTr="00457179">
        <w:tc>
          <w:tcPr>
            <w:tcW w:w="2094" w:type="dxa"/>
          </w:tcPr>
          <w:p w14:paraId="5259AF33" w14:textId="619C3472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Исполнение</w:t>
            </w:r>
          </w:p>
        </w:tc>
        <w:tc>
          <w:tcPr>
            <w:tcW w:w="2244" w:type="dxa"/>
          </w:tcPr>
          <w:p w14:paraId="55A32A51" w14:textId="2562C9AD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Приложение</w:t>
            </w:r>
          </w:p>
        </w:tc>
        <w:tc>
          <w:tcPr>
            <w:tcW w:w="1956" w:type="dxa"/>
          </w:tcPr>
          <w:p w14:paraId="6F9B49C1" w14:textId="0581EC3F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Приложение</w:t>
            </w:r>
          </w:p>
        </w:tc>
        <w:tc>
          <w:tcPr>
            <w:tcW w:w="2039" w:type="dxa"/>
          </w:tcPr>
          <w:p w14:paraId="33695345" w14:textId="1D4D6640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веб-приложение</w:t>
            </w:r>
          </w:p>
        </w:tc>
        <w:tc>
          <w:tcPr>
            <w:tcW w:w="1011" w:type="dxa"/>
          </w:tcPr>
          <w:p w14:paraId="3502459B" w14:textId="6B4796AE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веб-приложение</w:t>
            </w:r>
          </w:p>
        </w:tc>
      </w:tr>
      <w:tr w:rsidR="00457179" w:rsidRPr="00457179" w14:paraId="7BD7DAEB" w14:textId="333527FF" w:rsidTr="00457179">
        <w:tc>
          <w:tcPr>
            <w:tcW w:w="2094" w:type="dxa"/>
          </w:tcPr>
          <w:p w14:paraId="7070340E" w14:textId="1477F605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Платформа</w:t>
            </w:r>
          </w:p>
        </w:tc>
        <w:tc>
          <w:tcPr>
            <w:tcW w:w="2244" w:type="dxa"/>
          </w:tcPr>
          <w:p w14:paraId="1B89ECA8" w14:textId="59DFA732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56" w:type="dxa"/>
          </w:tcPr>
          <w:p w14:paraId="1548AE58" w14:textId="3D09746D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1С</w:t>
            </w:r>
          </w:p>
        </w:tc>
        <w:tc>
          <w:tcPr>
            <w:tcW w:w="2039" w:type="dxa"/>
          </w:tcPr>
          <w:p w14:paraId="20551A1F" w14:textId="745A49F6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Microsoft Dynamics CRM</w:t>
            </w:r>
          </w:p>
        </w:tc>
        <w:tc>
          <w:tcPr>
            <w:tcW w:w="1011" w:type="dxa"/>
          </w:tcPr>
          <w:p w14:paraId="194C2F91" w14:textId="57EAEFE3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457179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457179" w:rsidRPr="00457179" w14:paraId="635C862C" w14:textId="1AC97D8F" w:rsidTr="00457179">
        <w:tc>
          <w:tcPr>
            <w:tcW w:w="2094" w:type="dxa"/>
          </w:tcPr>
          <w:p w14:paraId="22F66A66" w14:textId="2CEF2390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Стоимость</w:t>
            </w:r>
          </w:p>
        </w:tc>
        <w:tc>
          <w:tcPr>
            <w:tcW w:w="2244" w:type="dxa"/>
          </w:tcPr>
          <w:p w14:paraId="625C9CCD" w14:textId="5938478C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От </w:t>
            </w: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3000 руб.</w:t>
            </w:r>
          </w:p>
        </w:tc>
        <w:tc>
          <w:tcPr>
            <w:tcW w:w="1956" w:type="dxa"/>
          </w:tcPr>
          <w:p w14:paraId="15F844D5" w14:textId="7F082053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3000 руб.</w:t>
            </w:r>
          </w:p>
        </w:tc>
        <w:tc>
          <w:tcPr>
            <w:tcW w:w="2039" w:type="dxa"/>
          </w:tcPr>
          <w:p w14:paraId="7075697B" w14:textId="3C423E82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011" w:type="dxa"/>
          </w:tcPr>
          <w:p w14:paraId="3EE28D0C" w14:textId="0C389A5B" w:rsidR="00457179" w:rsidRPr="00B03920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550 руб./мес.</w:t>
            </w:r>
            <w:r w:rsidR="00B0392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(9500 </w:t>
            </w:r>
            <w:r w:rsidR="00B03920">
              <w:rPr>
                <w:rFonts w:ascii="Times New Roman" w:hAnsi="Times New Roman" w:cs="Times New Roman"/>
                <w:bCs/>
                <w:sz w:val="24"/>
                <w:szCs w:val="24"/>
              </w:rPr>
              <w:t>руб.</w:t>
            </w:r>
            <w:r w:rsidR="00B0392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)</w:t>
            </w:r>
          </w:p>
        </w:tc>
      </w:tr>
      <w:tr w:rsidR="00457179" w:rsidRPr="00457179" w14:paraId="19689210" w14:textId="1449E4BF" w:rsidTr="00457179">
        <w:tc>
          <w:tcPr>
            <w:tcW w:w="2094" w:type="dxa"/>
          </w:tcPr>
          <w:p w14:paraId="6F9434CD" w14:textId="70FD5813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2244" w:type="dxa"/>
          </w:tcPr>
          <w:p w14:paraId="23BA8F1D" w14:textId="69F2CB1A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XP</w:t>
            </w:r>
          </w:p>
        </w:tc>
        <w:tc>
          <w:tcPr>
            <w:tcW w:w="1956" w:type="dxa"/>
          </w:tcPr>
          <w:p w14:paraId="47112214" w14:textId="7FE23B0B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 XP</w:t>
            </w:r>
          </w:p>
        </w:tc>
        <w:tc>
          <w:tcPr>
            <w:tcW w:w="2039" w:type="dxa"/>
          </w:tcPr>
          <w:p w14:paraId="77552B3C" w14:textId="6BBFE85E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5717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Server</w:t>
            </w: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2012</w:t>
            </w:r>
          </w:p>
        </w:tc>
        <w:tc>
          <w:tcPr>
            <w:tcW w:w="1011" w:type="dxa"/>
          </w:tcPr>
          <w:p w14:paraId="71D92FA0" w14:textId="3FD3D043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7179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457179" w:rsidRPr="00457179" w14:paraId="28CFFD09" w14:textId="34050ED4" w:rsidTr="00457179">
        <w:tc>
          <w:tcPr>
            <w:tcW w:w="2094" w:type="dxa"/>
          </w:tcPr>
          <w:p w14:paraId="5BB82DA1" w14:textId="243CAA54" w:rsidR="00457179" w:rsidRPr="00457179" w:rsidRDefault="00F50BF7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Синхронизация с 1С</w:t>
            </w:r>
          </w:p>
        </w:tc>
        <w:tc>
          <w:tcPr>
            <w:tcW w:w="2244" w:type="dxa"/>
          </w:tcPr>
          <w:p w14:paraId="43BB4DB5" w14:textId="77777777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56" w:type="dxa"/>
          </w:tcPr>
          <w:p w14:paraId="03A0F8E4" w14:textId="77777777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39" w:type="dxa"/>
          </w:tcPr>
          <w:p w14:paraId="5178F807" w14:textId="77777777" w:rsidR="00457179" w:rsidRPr="00457179" w:rsidRDefault="0045717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1" w:type="dxa"/>
          </w:tcPr>
          <w:p w14:paraId="41169EAD" w14:textId="48E2CF5B" w:rsidR="00457179" w:rsidRPr="00457179" w:rsidRDefault="00F50BF7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</w:t>
            </w:r>
          </w:p>
        </w:tc>
      </w:tr>
      <w:tr w:rsidR="00457179" w:rsidRPr="00457179" w14:paraId="1625B96B" w14:textId="1BD22D83" w:rsidTr="00457179">
        <w:tc>
          <w:tcPr>
            <w:tcW w:w="2094" w:type="dxa"/>
          </w:tcPr>
          <w:p w14:paraId="4E2B099A" w14:textId="70D40B6A" w:rsidR="00457179" w:rsidRPr="00457179" w:rsidRDefault="00760E0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Удаленное использование</w:t>
            </w:r>
          </w:p>
        </w:tc>
        <w:tc>
          <w:tcPr>
            <w:tcW w:w="2244" w:type="dxa"/>
          </w:tcPr>
          <w:p w14:paraId="641C2FC9" w14:textId="7CCD79E6" w:rsidR="00457179" w:rsidRPr="00457179" w:rsidRDefault="00760E0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1956" w:type="dxa"/>
          </w:tcPr>
          <w:p w14:paraId="28621FDE" w14:textId="4FEC33D3" w:rsidR="00457179" w:rsidRPr="00457179" w:rsidRDefault="00760E0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2039" w:type="dxa"/>
          </w:tcPr>
          <w:p w14:paraId="576D4610" w14:textId="76F7D4B7" w:rsidR="00457179" w:rsidRPr="00457179" w:rsidRDefault="00760E0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</w:t>
            </w:r>
          </w:p>
        </w:tc>
        <w:tc>
          <w:tcPr>
            <w:tcW w:w="1011" w:type="dxa"/>
          </w:tcPr>
          <w:p w14:paraId="6928CC2F" w14:textId="04316453" w:rsidR="00457179" w:rsidRPr="00457179" w:rsidRDefault="00760E09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</w:t>
            </w:r>
          </w:p>
        </w:tc>
      </w:tr>
      <w:tr w:rsidR="00457179" w:rsidRPr="00457179" w14:paraId="5F0044CA" w14:textId="5D2E1FDB" w:rsidTr="00F9307D">
        <w:tc>
          <w:tcPr>
            <w:tcW w:w="2094" w:type="dxa"/>
            <w:tcBorders>
              <w:bottom w:val="single" w:sz="4" w:space="0" w:color="auto"/>
            </w:tcBorders>
          </w:tcPr>
          <w:p w14:paraId="4046FD09" w14:textId="0F613772" w:rsidR="00457179" w:rsidRPr="00457179" w:rsidRDefault="00E45C8D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Расположение БД</w:t>
            </w:r>
          </w:p>
        </w:tc>
        <w:tc>
          <w:tcPr>
            <w:tcW w:w="2244" w:type="dxa"/>
            <w:tcBorders>
              <w:bottom w:val="single" w:sz="4" w:space="0" w:color="auto"/>
            </w:tcBorders>
          </w:tcPr>
          <w:p w14:paraId="7E6620D3" w14:textId="6F9BFC57" w:rsidR="00457179" w:rsidRPr="00457179" w:rsidRDefault="00E45C8D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 рабочем ПК</w:t>
            </w:r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14:paraId="2F0647B3" w14:textId="703B356B" w:rsidR="00457179" w:rsidRPr="00457179" w:rsidRDefault="00E45C8D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 рабочем ПК</w:t>
            </w:r>
          </w:p>
        </w:tc>
        <w:tc>
          <w:tcPr>
            <w:tcW w:w="2039" w:type="dxa"/>
            <w:tcBorders>
              <w:bottom w:val="single" w:sz="4" w:space="0" w:color="auto"/>
            </w:tcBorders>
          </w:tcPr>
          <w:p w14:paraId="1EF95A0C" w14:textId="65AD63EE" w:rsidR="00457179" w:rsidRPr="00457179" w:rsidRDefault="00E45C8D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 сервере компании/стороннем сервере</w:t>
            </w:r>
          </w:p>
        </w:tc>
        <w:tc>
          <w:tcPr>
            <w:tcW w:w="1011" w:type="dxa"/>
            <w:tcBorders>
              <w:bottom w:val="single" w:sz="4" w:space="0" w:color="auto"/>
            </w:tcBorders>
          </w:tcPr>
          <w:p w14:paraId="4D890D44" w14:textId="7DB865FC" w:rsidR="00457179" w:rsidRPr="00457179" w:rsidRDefault="00E45C8D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 сервере компании/стороннем сервере/сервере Мегаплан</w:t>
            </w:r>
          </w:p>
        </w:tc>
      </w:tr>
      <w:tr w:rsidR="001E54BF" w:rsidRPr="00457179" w14:paraId="128BFA83" w14:textId="77777777" w:rsidTr="00CF427C">
        <w:tc>
          <w:tcPr>
            <w:tcW w:w="2094" w:type="dxa"/>
          </w:tcPr>
          <w:p w14:paraId="457A263A" w14:textId="3652DD82" w:rsidR="001E54BF" w:rsidRDefault="0041743F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Удобство использования интерфейса</w:t>
            </w:r>
          </w:p>
        </w:tc>
        <w:tc>
          <w:tcPr>
            <w:tcW w:w="2244" w:type="dxa"/>
          </w:tcPr>
          <w:p w14:paraId="7A196977" w14:textId="58219B57" w:rsidR="001E54BF" w:rsidRDefault="0041743F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Удовлетворительно</w:t>
            </w:r>
          </w:p>
        </w:tc>
        <w:tc>
          <w:tcPr>
            <w:tcW w:w="1956" w:type="dxa"/>
          </w:tcPr>
          <w:p w14:paraId="3BEFF7BC" w14:textId="1BC2C0E7" w:rsidR="001E54BF" w:rsidRDefault="0041743F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Удовлетворительно</w:t>
            </w:r>
          </w:p>
        </w:tc>
        <w:tc>
          <w:tcPr>
            <w:tcW w:w="2039" w:type="dxa"/>
          </w:tcPr>
          <w:p w14:paraId="7FFFCAB9" w14:textId="5DF33654" w:rsidR="001E54BF" w:rsidRDefault="0041743F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Хорошо</w:t>
            </w:r>
          </w:p>
        </w:tc>
        <w:tc>
          <w:tcPr>
            <w:tcW w:w="1011" w:type="dxa"/>
          </w:tcPr>
          <w:p w14:paraId="13111CD6" w14:textId="7D2CFD97" w:rsidR="001E54BF" w:rsidRDefault="0041743F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Отлично</w:t>
            </w:r>
          </w:p>
        </w:tc>
      </w:tr>
      <w:tr w:rsidR="00CF427C" w:rsidRPr="00457179" w14:paraId="27C785F3" w14:textId="77777777" w:rsidTr="00F9307D">
        <w:tc>
          <w:tcPr>
            <w:tcW w:w="2094" w:type="dxa"/>
            <w:tcBorders>
              <w:bottom w:val="single" w:sz="4" w:space="0" w:color="auto"/>
            </w:tcBorders>
          </w:tcPr>
          <w:p w14:paraId="61FA8B7A" w14:textId="3E05AD21" w:rsidR="00CF427C" w:rsidRDefault="00CF427C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Системные требования к рабочему ПК</w:t>
            </w:r>
          </w:p>
        </w:tc>
        <w:tc>
          <w:tcPr>
            <w:tcW w:w="2244" w:type="dxa"/>
            <w:tcBorders>
              <w:bottom w:val="single" w:sz="4" w:space="0" w:color="auto"/>
            </w:tcBorders>
          </w:tcPr>
          <w:p w14:paraId="63C5B563" w14:textId="2EAF1D39" w:rsidR="00CF427C" w:rsidRDefault="00CF427C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Средние</w:t>
            </w:r>
          </w:p>
        </w:tc>
        <w:tc>
          <w:tcPr>
            <w:tcW w:w="1956" w:type="dxa"/>
            <w:tcBorders>
              <w:bottom w:val="single" w:sz="4" w:space="0" w:color="auto"/>
            </w:tcBorders>
          </w:tcPr>
          <w:p w14:paraId="32CC90A6" w14:textId="2A43D929" w:rsidR="00CF427C" w:rsidRDefault="00CF427C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Средние</w:t>
            </w:r>
          </w:p>
        </w:tc>
        <w:tc>
          <w:tcPr>
            <w:tcW w:w="2039" w:type="dxa"/>
            <w:tcBorders>
              <w:bottom w:val="single" w:sz="4" w:space="0" w:color="auto"/>
            </w:tcBorders>
          </w:tcPr>
          <w:p w14:paraId="6CD6098B" w14:textId="1AC22882" w:rsidR="00CF427C" w:rsidRDefault="00CF427C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Низкие</w:t>
            </w:r>
          </w:p>
        </w:tc>
        <w:tc>
          <w:tcPr>
            <w:tcW w:w="1011" w:type="dxa"/>
            <w:tcBorders>
              <w:bottom w:val="single" w:sz="4" w:space="0" w:color="auto"/>
            </w:tcBorders>
          </w:tcPr>
          <w:p w14:paraId="6A390025" w14:textId="6C60EBD7" w:rsidR="00CF427C" w:rsidRDefault="00CF427C" w:rsidP="0045717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Низкие</w:t>
            </w:r>
          </w:p>
        </w:tc>
      </w:tr>
    </w:tbl>
    <w:p w14:paraId="498B27FA" w14:textId="361B9788" w:rsidR="007943AC" w:rsidRDefault="007943AC" w:rsidP="00216415">
      <w:pPr>
        <w:spacing w:after="0" w:line="36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5403F003" w14:textId="114DD43C" w:rsidR="00B03920" w:rsidRPr="00965E1C" w:rsidRDefault="007943AC" w:rsidP="007943AC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</w:rPr>
        <w:br w:type="page"/>
      </w:r>
    </w:p>
    <w:p w14:paraId="5F36D436" w14:textId="75A651B4" w:rsidR="00170B91" w:rsidRDefault="0013684F" w:rsidP="00C95DDF">
      <w:pPr>
        <w:pStyle w:val="20"/>
        <w:rPr>
          <w:rStyle w:val="21"/>
          <w:b/>
          <w:bCs/>
        </w:rPr>
      </w:pPr>
      <w:r w:rsidRPr="00525396">
        <w:rPr>
          <w:rStyle w:val="21"/>
          <w:b/>
          <w:bCs/>
        </w:rPr>
        <w:lastRenderedPageBreak/>
        <w:t>Анализ принципов автоматизированных рабочих мест на базе ПК</w:t>
      </w:r>
    </w:p>
    <w:p w14:paraId="08996E2A" w14:textId="77777777" w:rsidR="00C95DDF" w:rsidRPr="00C95DDF" w:rsidRDefault="00C95DDF" w:rsidP="00C95DDF">
      <w:pPr>
        <w:spacing w:after="0"/>
        <w:rPr>
          <w:lang w:eastAsia="ru-RU"/>
        </w:rPr>
      </w:pPr>
    </w:p>
    <w:p w14:paraId="1466D459" w14:textId="69658B27" w:rsidR="00BA5834" w:rsidRDefault="00170B91" w:rsidP="00C95D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Перед началом разработки программы, необходимо провести полный и детальный анализ автоматизированного рабочего места на базе ПК.</w:t>
      </w:r>
    </w:p>
    <w:p w14:paraId="29F418C4" w14:textId="292BF6E5" w:rsidR="00BA5834" w:rsidRPr="00BA5834" w:rsidRDefault="00BA5834" w:rsidP="00C95D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России АРМ регламентируются различными правовыми и </w:t>
      </w:r>
      <w:r w:rsidRPr="00BA5834">
        <w:rPr>
          <w:rFonts w:ascii="Times New Roman" w:hAnsi="Times New Roman" w:cs="Times New Roman"/>
          <w:sz w:val="28"/>
          <w:szCs w:val="28"/>
        </w:rPr>
        <w:t xml:space="preserve">нормативными актами </w:t>
      </w:r>
    </w:p>
    <w:p w14:paraId="3786C056" w14:textId="5923F5B5" w:rsidR="00BA5834" w:rsidRPr="00D7113C" w:rsidRDefault="00BA5834" w:rsidP="00BA583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A5834">
        <w:rPr>
          <w:rFonts w:ascii="Times New Roman" w:hAnsi="Times New Roman" w:cs="Times New Roman"/>
          <w:sz w:val="28"/>
          <w:szCs w:val="28"/>
        </w:rPr>
        <w:t>ГОСТ 34.003-90 содержит следующее определение автоматизированной системы: система, состоящая из персонала и комплекса средств автоматизации его деятельности, реализующая информационную технологию выполнения установленных функций.</w:t>
      </w:r>
      <w:r w:rsidRPr="00BA5834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Автоматизированная система может существовать только там, где имеется персонал, занятый определенной деятельностью. Как правило, речь идет о деятельности, результаты которой полезны кому-то вне зависимости от применяемых </w:t>
      </w:r>
      <w:r w:rsidR="00D7113C" w:rsidRPr="00BA5834">
        <w:rPr>
          <w:rFonts w:ascii="Times New Roman" w:hAnsi="Times New Roman" w:cs="Times New Roman"/>
          <w:color w:val="000000"/>
          <w:sz w:val="28"/>
          <w:szCs w:val="28"/>
        </w:rPr>
        <w:t>инструментов</w:t>
      </w:r>
      <w:r w:rsidR="00D7113C" w:rsidRPr="00D7113C">
        <w:rPr>
          <w:rFonts w:ascii="Times New Roman" w:hAnsi="Times New Roman" w:cs="Times New Roman"/>
          <w:color w:val="000000"/>
          <w:sz w:val="28"/>
          <w:szCs w:val="28"/>
        </w:rPr>
        <w:t xml:space="preserve"> [1]</w:t>
      </w:r>
      <w:r w:rsidRPr="00BA58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FDB2D4E" w14:textId="12F4FDCA" w:rsidR="00BA5834" w:rsidRPr="00BA5834" w:rsidRDefault="00BA5834" w:rsidP="00BA5834">
      <w:pPr>
        <w:pStyle w:val="af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BA5834">
        <w:rPr>
          <w:color w:val="000000"/>
          <w:sz w:val="28"/>
          <w:szCs w:val="28"/>
        </w:rPr>
        <w:t>Совокупность действий автоматизированной системы, направленная на достижение определенной цели, согласно ГОСТ 34.003-90, называется ее</w:t>
      </w:r>
      <w:r>
        <w:rPr>
          <w:rStyle w:val="apple-converted-space"/>
          <w:color w:val="000000"/>
          <w:sz w:val="28"/>
          <w:szCs w:val="28"/>
        </w:rPr>
        <w:t xml:space="preserve"> </w:t>
      </w:r>
      <w:r w:rsidRPr="00BA5834">
        <w:rPr>
          <w:iCs/>
          <w:color w:val="000000"/>
          <w:sz w:val="28"/>
          <w:szCs w:val="28"/>
        </w:rPr>
        <w:t>функцией</w:t>
      </w:r>
      <w:r w:rsidRPr="00BA5834">
        <w:rPr>
          <w:color w:val="000000"/>
          <w:sz w:val="28"/>
          <w:szCs w:val="28"/>
        </w:rPr>
        <w:t xml:space="preserve">. </w:t>
      </w:r>
    </w:p>
    <w:p w14:paraId="6665CC19" w14:textId="61190D31" w:rsidR="00BA5834" w:rsidRPr="00BA5834" w:rsidRDefault="00BA5834" w:rsidP="00BA5834">
      <w:pPr>
        <w:pStyle w:val="af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BA5834">
        <w:rPr>
          <w:color w:val="000000"/>
          <w:sz w:val="28"/>
          <w:szCs w:val="28"/>
        </w:rPr>
        <w:t xml:space="preserve">Функция автоматизированной системы </w:t>
      </w:r>
      <w:r w:rsidR="00586D92">
        <w:rPr>
          <w:color w:val="000000"/>
          <w:sz w:val="28"/>
          <w:szCs w:val="28"/>
        </w:rPr>
        <w:t>–</w:t>
      </w:r>
      <w:r w:rsidRPr="00BA5834">
        <w:rPr>
          <w:color w:val="000000"/>
          <w:sz w:val="28"/>
          <w:szCs w:val="28"/>
        </w:rPr>
        <w:t xml:space="preserve"> фундаментальное понятие в ГОСТ 34. Автоматизированная система рассматриваться, в первую очередь, как сумма своих функций и уж потом как куча «софта» и «железа». Самое главное, что делает система, а из чего она состоит, второстепенно.</w:t>
      </w:r>
    </w:p>
    <w:p w14:paraId="4A1CF2F6" w14:textId="76EC7F32" w:rsidR="00BA5834" w:rsidRPr="00BA5834" w:rsidRDefault="00BA5834" w:rsidP="00BA5834">
      <w:pPr>
        <w:pStyle w:val="af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BA5834">
        <w:rPr>
          <w:color w:val="000000"/>
          <w:sz w:val="28"/>
          <w:szCs w:val="28"/>
        </w:rPr>
        <w:t>В общем случае при выполнении функции часть работы выполняется персоналом, а часть техникой, скажем, билет выводится на печать автоматически, а выдается покупателю кассиршей вручную. Последовательность автоматических действий, приводящая к результату заданного вида, в ГОСТ 34.003-90 называется</w:t>
      </w:r>
      <w:r>
        <w:rPr>
          <w:rStyle w:val="apple-converted-space"/>
          <w:rFonts w:eastAsia="Arial Unicode MS"/>
          <w:sz w:val="28"/>
          <w:szCs w:val="28"/>
        </w:rPr>
        <w:t xml:space="preserve"> </w:t>
      </w:r>
      <w:r w:rsidRPr="00BA5834">
        <w:rPr>
          <w:iCs/>
          <w:color w:val="000000"/>
          <w:sz w:val="28"/>
          <w:szCs w:val="28"/>
        </w:rPr>
        <w:t>задачей</w:t>
      </w:r>
      <w:r w:rsidRPr="00BA5834">
        <w:rPr>
          <w:color w:val="000000"/>
          <w:sz w:val="28"/>
          <w:szCs w:val="28"/>
        </w:rPr>
        <w:t>.</w:t>
      </w:r>
    </w:p>
    <w:p w14:paraId="7A54AA07" w14:textId="77777777" w:rsidR="00170B91" w:rsidRPr="0013684F" w:rsidRDefault="00170B91" w:rsidP="00BA583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BA5834">
        <w:rPr>
          <w:rFonts w:ascii="Times New Roman" w:hAnsi="Times New Roman" w:cs="Times New Roman"/>
          <w:sz w:val="28"/>
          <w:szCs w:val="28"/>
        </w:rPr>
        <w:t>В</w:t>
      </w:r>
      <w:r w:rsidRPr="0013684F">
        <w:rPr>
          <w:rFonts w:ascii="Times New Roman" w:hAnsi="Times New Roman" w:cs="Times New Roman"/>
          <w:sz w:val="28"/>
          <w:szCs w:val="28"/>
        </w:rPr>
        <w:t xml:space="preserve"> современном мире, существенно возрос темп процессов в производстве, что требует активного внедрения устаревшей электронной вычислительной технике, она позволяют увеличить производительность </w:t>
      </w:r>
      <w:r w:rsidRPr="0013684F">
        <w:rPr>
          <w:rFonts w:ascii="Times New Roman" w:hAnsi="Times New Roman" w:cs="Times New Roman"/>
          <w:sz w:val="28"/>
          <w:szCs w:val="28"/>
        </w:rPr>
        <w:lastRenderedPageBreak/>
        <w:t>труда, повысить эффективность работы с документами и ускорить обмен управленческой информацией.</w:t>
      </w:r>
    </w:p>
    <w:p w14:paraId="1D0BD531" w14:textId="77777777" w:rsidR="00170B91" w:rsidRP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>В настоящее время большое распространение получила концепция распределенных автоматизированных систем управления, направленных на локальную обработку информации. Это позволяет организовать разделение труда управленческого персонала и автоматизировать выполнение им своих функций. Для реализации данной идеи необходимо создать для каждого уровня управления и каждой предметной области автоматизированные рабочие места на базе персональных компьютеров.</w:t>
      </w:r>
    </w:p>
    <w:p w14:paraId="69FE7C02" w14:textId="77777777" w:rsidR="00170B91" w:rsidRP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>Автоматизированное рабочее место (АРМ) – это комплекс средств вычислительной техники и программного обеспечения, располагающийся непосредственно на рабочем месте сотрудника и предназначенный для автоматизации его работы в рамках специальности.</w:t>
      </w:r>
    </w:p>
    <w:p w14:paraId="62E8564E" w14:textId="77777777" w:rsidR="00170B91" w:rsidRP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>При создании АРМ требуется строго учитывать специализацию сотрудника, для которого предназначена данная АРМ, однако существуют общие принципы, которым должна соответствовать любая АРМ.</w:t>
      </w:r>
    </w:p>
    <w:p w14:paraId="0643D8AA" w14:textId="77777777" w:rsidR="00170B91" w:rsidRPr="0013684F" w:rsidRDefault="00170B91" w:rsidP="00297179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системность;</w:t>
      </w:r>
    </w:p>
    <w:p w14:paraId="73DB9B91" w14:textId="77777777" w:rsidR="00170B91" w:rsidRPr="0013684F" w:rsidRDefault="00170B91" w:rsidP="00297179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гибкость;</w:t>
      </w:r>
    </w:p>
    <w:p w14:paraId="4AEBF127" w14:textId="77777777" w:rsidR="00170B91" w:rsidRPr="0013684F" w:rsidRDefault="00170B91" w:rsidP="00297179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устойчивость;</w:t>
      </w:r>
    </w:p>
    <w:p w14:paraId="588F3929" w14:textId="18292641" w:rsidR="00170B91" w:rsidRPr="0013684F" w:rsidRDefault="00170B91" w:rsidP="00297179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t>эффективность</w:t>
      </w:r>
      <w:r w:rsidR="00DC41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90CB7D" w14:textId="61A3291E" w:rsidR="00170B91" w:rsidRP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 xml:space="preserve">Под системностью понимают, что АРМ </w:t>
      </w:r>
      <w:r w:rsidR="00586D92">
        <w:rPr>
          <w:rFonts w:ascii="Times New Roman" w:hAnsi="Times New Roman" w:cs="Times New Roman"/>
          <w:sz w:val="28"/>
          <w:szCs w:val="28"/>
        </w:rPr>
        <w:t>–</w:t>
      </w:r>
      <w:r w:rsidRPr="0013684F">
        <w:rPr>
          <w:rFonts w:ascii="Times New Roman" w:hAnsi="Times New Roman" w:cs="Times New Roman"/>
          <w:sz w:val="28"/>
          <w:szCs w:val="28"/>
        </w:rPr>
        <w:t xml:space="preserve"> это набор взаимосвязанных компонентов, четко соответствующий требуемой функциональности</w:t>
      </w:r>
    </w:p>
    <w:p w14:paraId="12DB3BFA" w14:textId="77777777" w:rsidR="00170B91" w:rsidRP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>Гибкость означает возможность АРМ подстраиваться под постоянно меняющимся условиям путем модернизации как технического, так и программного обеспечения</w:t>
      </w:r>
    </w:p>
    <w:p w14:paraId="7F9896D2" w14:textId="77777777" w:rsidR="00170B91" w:rsidRP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13684F">
        <w:rPr>
          <w:rFonts w:ascii="Times New Roman" w:hAnsi="Times New Roman" w:cs="Times New Roman"/>
          <w:sz w:val="28"/>
          <w:szCs w:val="28"/>
        </w:rPr>
        <w:t>Под устойчивость понимается способность АРМ выполнять возложенные на нее функции в независимости от влияния как внутренних, так и внешних фактором</w:t>
      </w:r>
    </w:p>
    <w:p w14:paraId="268F74B8" w14:textId="244CA116" w:rsidR="0013684F" w:rsidRDefault="00170B91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84F">
        <w:rPr>
          <w:rFonts w:ascii="Times New Roman" w:hAnsi="Times New Roman" w:cs="Times New Roman"/>
          <w:sz w:val="28"/>
          <w:szCs w:val="28"/>
        </w:rPr>
        <w:lastRenderedPageBreak/>
        <w:t>Согласно принципам эффективности затраты, на создание и эксплуатации системы не должны превышать экономические выгоды от ее использования.</w:t>
      </w:r>
    </w:p>
    <w:p w14:paraId="2ACC9E43" w14:textId="77777777" w:rsidR="006C0C47" w:rsidRDefault="006C0C47" w:rsidP="002164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25F3A" w14:textId="77777777" w:rsidR="00170B91" w:rsidRPr="0013684F" w:rsidRDefault="00170B91" w:rsidP="002164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DB94C8F" w14:textId="418B9DE1" w:rsidR="0023072D" w:rsidRPr="00F4716F" w:rsidDel="0013684F" w:rsidRDefault="0013684F" w:rsidP="0021641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del w:id="142" w:author="Dima" w:date="2017-05-13T16:29:00Z"/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8BB05F4" w14:textId="77777777" w:rsidR="0023072D" w:rsidRPr="00D671A7" w:rsidDel="0013684F" w:rsidRDefault="0023072D" w:rsidP="0021641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del w:id="143" w:author="Dima" w:date="2017-05-13T16:29:00Z"/>
          <w:rFonts w:ascii="Times New Roman" w:hAnsi="Times New Roman" w:cs="Times New Roman"/>
          <w:sz w:val="28"/>
          <w:szCs w:val="28"/>
        </w:rPr>
      </w:pPr>
    </w:p>
    <w:p w14:paraId="39E05328" w14:textId="77777777" w:rsidR="00E60F6D" w:rsidRPr="00D671A7" w:rsidRDefault="00E60F6D" w:rsidP="00216415">
      <w:pPr>
        <w:spacing w:after="0" w:line="360" w:lineRule="auto"/>
        <w:rPr>
          <w:rFonts w:ascii="Times New Roman" w:hAnsi="Times New Roman" w:cs="Times New Roman"/>
          <w:lang w:eastAsia="ru-RU"/>
        </w:rPr>
      </w:pPr>
    </w:p>
    <w:bookmarkEnd w:id="1"/>
    <w:p w14:paraId="397FA4C5" w14:textId="19A38ABA" w:rsidR="00E6649E" w:rsidRPr="00525396" w:rsidRDefault="001B080B" w:rsidP="00077C8D">
      <w:pPr>
        <w:pStyle w:val="10"/>
        <w:ind w:left="0" w:firstLine="0"/>
      </w:pPr>
      <w:r>
        <w:t>ПРОЕКТИРОВАНИЕ БАЗЫ ДАННЫХ И РАЗАРБОТКА ПРИЛОЖЕНИЯ</w:t>
      </w:r>
    </w:p>
    <w:p w14:paraId="7F0F43A9" w14:textId="1E6A0CDB" w:rsidR="00E6649E" w:rsidRPr="00525396" w:rsidRDefault="00E6649E" w:rsidP="00007177">
      <w:pPr>
        <w:pStyle w:val="20"/>
        <w:ind w:left="0" w:firstLine="0"/>
      </w:pPr>
      <w:bookmarkStart w:id="144" w:name="_Toc481101123"/>
      <w:r w:rsidRPr="00525396">
        <w:t>Постановка задачи</w:t>
      </w:r>
      <w:bookmarkEnd w:id="144"/>
    </w:p>
    <w:p w14:paraId="07A39B9D" w14:textId="7D1F443B" w:rsidR="00E6649E" w:rsidRPr="00D671A7" w:rsidRDefault="00E6649E" w:rsidP="00077C8D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45" w:name="_Toc481101124"/>
      <w:r w:rsidRPr="00D671A7">
        <w:rPr>
          <w:i w:val="0"/>
          <w:lang w:val="ru-RU"/>
        </w:rPr>
        <w:t>Описание предметной области, цель и назначение системы</w:t>
      </w:r>
      <w:bookmarkEnd w:id="145"/>
    </w:p>
    <w:p w14:paraId="2A959B32" w14:textId="77777777" w:rsidR="00E6649E" w:rsidRPr="007C3D1B" w:rsidRDefault="00E6649E" w:rsidP="00216415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14:paraId="486F99BE" w14:textId="77777777" w:rsidR="00B57B75" w:rsidRPr="00D671A7" w:rsidRDefault="00E6649E" w:rsidP="008923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1A7">
        <w:rPr>
          <w:rFonts w:ascii="Times New Roman" w:hAnsi="Times New Roman" w:cs="Times New Roman"/>
          <w:sz w:val="28"/>
          <w:szCs w:val="28"/>
        </w:rPr>
        <w:t>Объектом исследования в дипломной работе является корпорация «Сибирское здоровье».</w:t>
      </w:r>
    </w:p>
    <w:p w14:paraId="7C69D9EC" w14:textId="77777777" w:rsidR="00E6649E" w:rsidRDefault="00E6649E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671A7">
        <w:rPr>
          <w:rFonts w:ascii="Times New Roman" w:hAnsi="Times New Roman" w:cs="Times New Roman"/>
          <w:sz w:val="28"/>
          <w:szCs w:val="28"/>
        </w:rPr>
        <w:t>Цель проекта – спроектировать базу данных</w:t>
      </w:r>
      <w:r>
        <w:rPr>
          <w:rFonts w:ascii="Times New Roman" w:hAnsi="Times New Roman"/>
          <w:sz w:val="28"/>
          <w:szCs w:val="28"/>
        </w:rPr>
        <w:t>, в которой будет храниться информация о сотрудниках, клиентах, заказах, продуктах компании.</w:t>
      </w:r>
    </w:p>
    <w:p w14:paraId="03DA3304" w14:textId="57A70B0B" w:rsidR="00E6649E" w:rsidRDefault="00E6649E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Вся введённая информация будет сохраняться в базе данных, с возможностью последующего редактирования или удаления.</w:t>
      </w:r>
    </w:p>
    <w:p w14:paraId="64E3D2BA" w14:textId="206DC1EE" w:rsidR="00E6649E" w:rsidRDefault="00E6649E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Конечным пользователем базы данных является сотрудник корпорации «Сибирское здоровье», они относятся к категории «Администратор». Клиенты сотрудника относятся к категории «Гость».</w:t>
      </w:r>
    </w:p>
    <w:p w14:paraId="13182534" w14:textId="3BCDBA3D" w:rsidR="00E6649E" w:rsidRDefault="00E6649E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информационной системе предполагается работа с информацией, представленной в табличном виде, напрямую связанная с деятельностью сотрудника корпорации «Сибирское здоровье».</w:t>
      </w:r>
    </w:p>
    <w:p w14:paraId="20580A7E" w14:textId="77777777" w:rsidR="00E6649E" w:rsidRDefault="00E6649E" w:rsidP="008923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Основные услуги, оказываемые сотрудником компании</w:t>
      </w:r>
      <w:r w:rsidRPr="00E6649E">
        <w:rPr>
          <w:rFonts w:ascii="Times New Roman" w:hAnsi="Times New Roman"/>
          <w:sz w:val="28"/>
          <w:szCs w:val="28"/>
        </w:rPr>
        <w:t>:</w:t>
      </w:r>
    </w:p>
    <w:p w14:paraId="6C974C00" w14:textId="2637230E" w:rsidR="00E6649E" w:rsidRDefault="00D90779" w:rsidP="008923C4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E6649E" w:rsidRPr="00E6649E">
        <w:rPr>
          <w:rFonts w:ascii="Times New Roman" w:hAnsi="Times New Roman"/>
          <w:sz w:val="28"/>
          <w:szCs w:val="28"/>
        </w:rPr>
        <w:t>родажа продуктов компании</w:t>
      </w:r>
      <w:r>
        <w:rPr>
          <w:rFonts w:ascii="Times New Roman" w:hAnsi="Times New Roman"/>
          <w:sz w:val="28"/>
          <w:szCs w:val="28"/>
        </w:rPr>
        <w:t>;</w:t>
      </w:r>
    </w:p>
    <w:p w14:paraId="034BA01A" w14:textId="4614B600" w:rsidR="00FA0EA8" w:rsidRPr="00FA0EA8" w:rsidRDefault="00D90779" w:rsidP="008923C4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FA0EA8">
        <w:rPr>
          <w:rFonts w:ascii="Times New Roman" w:hAnsi="Times New Roman"/>
          <w:sz w:val="28"/>
          <w:szCs w:val="28"/>
        </w:rPr>
        <w:t xml:space="preserve">ндивидуальный подбор продуктов компании под потребности </w:t>
      </w:r>
      <w:r w:rsidR="007C3D1B">
        <w:rPr>
          <w:rFonts w:ascii="Times New Roman" w:hAnsi="Times New Roman"/>
          <w:sz w:val="28"/>
          <w:szCs w:val="28"/>
        </w:rPr>
        <w:t>клиента.</w:t>
      </w:r>
    </w:p>
    <w:p w14:paraId="0749C1EB" w14:textId="77777777" w:rsidR="00E6649E" w:rsidRDefault="00E6649E" w:rsidP="008923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повышения эффективности работы сотрудника корпорации, требуется разработать информационную систему, способную хранить и обрабатывать информацию, связанную с деятельностью сотрудника, что позволит сократить </w:t>
      </w:r>
      <w:r w:rsidR="00927F2B">
        <w:rPr>
          <w:rFonts w:ascii="Times New Roman" w:hAnsi="Times New Roman"/>
          <w:sz w:val="28"/>
          <w:szCs w:val="28"/>
        </w:rPr>
        <w:t>время,</w:t>
      </w:r>
      <w:r>
        <w:rPr>
          <w:rFonts w:ascii="Times New Roman" w:hAnsi="Times New Roman"/>
          <w:sz w:val="28"/>
          <w:szCs w:val="28"/>
        </w:rPr>
        <w:t xml:space="preserve"> связанное с</w:t>
      </w:r>
      <w:r w:rsidR="00FA5121">
        <w:rPr>
          <w:rFonts w:ascii="Times New Roman" w:hAnsi="Times New Roman"/>
          <w:sz w:val="28"/>
          <w:szCs w:val="28"/>
        </w:rPr>
        <w:t xml:space="preserve"> учетом информации на письменных носителях и других информационных системах, что позволит повысить производительность сотрудника.</w:t>
      </w:r>
    </w:p>
    <w:p w14:paraId="4152B40B" w14:textId="6EF71FD1" w:rsidR="00927F2B" w:rsidRDefault="00927F2B" w:rsidP="008923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CD1ECDE" w14:textId="525DFCA8" w:rsidR="00927F2B" w:rsidRPr="00E96EE7" w:rsidRDefault="00927F2B" w:rsidP="007C3D1B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46" w:name="_Toc481101125"/>
      <w:r w:rsidRPr="00E96EE7">
        <w:rPr>
          <w:i w:val="0"/>
          <w:lang w:val="ru-RU"/>
        </w:rPr>
        <w:t>Функции и требования к системе</w:t>
      </w:r>
      <w:bookmarkEnd w:id="146"/>
    </w:p>
    <w:p w14:paraId="3C78BACB" w14:textId="77777777" w:rsidR="00927F2B" w:rsidRDefault="00927F2B" w:rsidP="008923C4">
      <w:pPr>
        <w:spacing w:after="0" w:line="360" w:lineRule="auto"/>
        <w:jc w:val="both"/>
        <w:rPr>
          <w:rFonts w:ascii="Times New Roman" w:hAnsi="Times New Roman"/>
          <w:i/>
        </w:rPr>
      </w:pPr>
    </w:p>
    <w:p w14:paraId="7EA2D5C9" w14:textId="77777777" w:rsidR="00927F2B" w:rsidRDefault="00927F2B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поставленных целей данная система должна включать в себя ряд функций</w:t>
      </w:r>
      <w:r w:rsidRPr="00927F2B">
        <w:rPr>
          <w:rFonts w:ascii="Times New Roman" w:hAnsi="Times New Roman"/>
          <w:sz w:val="28"/>
          <w:szCs w:val="28"/>
        </w:rPr>
        <w:t>:</w:t>
      </w:r>
    </w:p>
    <w:p w14:paraId="47F06A45" w14:textId="7E001817" w:rsidR="00863610" w:rsidRDefault="00364DD1" w:rsidP="007C3D1B">
      <w:pPr>
        <w:pStyle w:val="a5"/>
        <w:numPr>
          <w:ilvl w:val="0"/>
          <w:numId w:val="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63610">
        <w:rPr>
          <w:rFonts w:ascii="Times New Roman" w:hAnsi="Times New Roman"/>
          <w:sz w:val="28"/>
          <w:szCs w:val="28"/>
        </w:rPr>
        <w:t>абота с таблицей, соде</w:t>
      </w:r>
      <w:r>
        <w:rPr>
          <w:rFonts w:ascii="Times New Roman" w:hAnsi="Times New Roman"/>
          <w:sz w:val="28"/>
          <w:szCs w:val="28"/>
        </w:rPr>
        <w:t>ржащей информацию о сотрудниках</w:t>
      </w:r>
      <w:r w:rsidRPr="00364DD1">
        <w:rPr>
          <w:rFonts w:ascii="Times New Roman" w:hAnsi="Times New Roman"/>
          <w:sz w:val="28"/>
          <w:szCs w:val="28"/>
        </w:rPr>
        <w:t>;</w:t>
      </w:r>
    </w:p>
    <w:p w14:paraId="6D29A26B" w14:textId="60DD5773" w:rsidR="00863610" w:rsidRPr="00863610" w:rsidRDefault="00364DD1" w:rsidP="007C3D1B">
      <w:pPr>
        <w:pStyle w:val="a5"/>
        <w:numPr>
          <w:ilvl w:val="0"/>
          <w:numId w:val="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63610">
        <w:rPr>
          <w:rFonts w:ascii="Times New Roman" w:hAnsi="Times New Roman"/>
          <w:sz w:val="28"/>
          <w:szCs w:val="28"/>
        </w:rPr>
        <w:t>абота с таблицей, с</w:t>
      </w:r>
      <w:r>
        <w:rPr>
          <w:rFonts w:ascii="Times New Roman" w:hAnsi="Times New Roman"/>
          <w:sz w:val="28"/>
          <w:szCs w:val="28"/>
        </w:rPr>
        <w:t>одержащей информацию о клиентах;</w:t>
      </w:r>
    </w:p>
    <w:p w14:paraId="7148DC67" w14:textId="1DC0FD1A" w:rsidR="00863610" w:rsidRPr="00863610" w:rsidRDefault="00364DD1" w:rsidP="007C3D1B">
      <w:pPr>
        <w:pStyle w:val="a5"/>
        <w:numPr>
          <w:ilvl w:val="0"/>
          <w:numId w:val="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63610">
        <w:rPr>
          <w:rFonts w:ascii="Times New Roman" w:hAnsi="Times New Roman"/>
          <w:sz w:val="28"/>
          <w:szCs w:val="28"/>
        </w:rPr>
        <w:t>абота с таблицей, со</w:t>
      </w:r>
      <w:r>
        <w:rPr>
          <w:rFonts w:ascii="Times New Roman" w:hAnsi="Times New Roman"/>
          <w:sz w:val="28"/>
          <w:szCs w:val="28"/>
        </w:rPr>
        <w:t>держащей информацию о продуктах;</w:t>
      </w:r>
    </w:p>
    <w:p w14:paraId="133C4D3D" w14:textId="1AEFD43C" w:rsidR="00D41883" w:rsidRPr="00D41883" w:rsidRDefault="00364DD1" w:rsidP="007C3D1B">
      <w:pPr>
        <w:pStyle w:val="a5"/>
        <w:numPr>
          <w:ilvl w:val="0"/>
          <w:numId w:val="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63610">
        <w:rPr>
          <w:rFonts w:ascii="Times New Roman" w:hAnsi="Times New Roman"/>
          <w:sz w:val="28"/>
          <w:szCs w:val="28"/>
        </w:rPr>
        <w:t>абота с таблицей, содержащей информацию о заказах</w:t>
      </w:r>
      <w:r w:rsidR="007C3D1B">
        <w:rPr>
          <w:rFonts w:ascii="Times New Roman" w:hAnsi="Times New Roman"/>
          <w:sz w:val="28"/>
          <w:szCs w:val="28"/>
        </w:rPr>
        <w:t>.</w:t>
      </w:r>
    </w:p>
    <w:p w14:paraId="0B6BCD58" w14:textId="77777777" w:rsidR="00863610" w:rsidRPr="00D41883" w:rsidRDefault="00863610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Также, система должна соответствовать определенным требованиям, обеспечивающим ее полное функционирование. К таким требованиям относятся</w:t>
      </w:r>
      <w:r w:rsidRPr="00D41883">
        <w:rPr>
          <w:rFonts w:ascii="Times New Roman" w:hAnsi="Times New Roman"/>
          <w:sz w:val="28"/>
          <w:szCs w:val="28"/>
        </w:rPr>
        <w:t>:</w:t>
      </w:r>
    </w:p>
    <w:p w14:paraId="41B15494" w14:textId="4539499B" w:rsidR="00863610" w:rsidRPr="00863610" w:rsidRDefault="00364DD1" w:rsidP="00297179">
      <w:pPr>
        <w:pStyle w:val="a5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системе в целом;</w:t>
      </w:r>
    </w:p>
    <w:p w14:paraId="4B0680AA" w14:textId="7DEEEC55" w:rsidR="00863610" w:rsidRDefault="00364DD1" w:rsidP="00297179">
      <w:pPr>
        <w:pStyle w:val="a5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863610">
        <w:rPr>
          <w:rFonts w:ascii="Times New Roman" w:hAnsi="Times New Roman"/>
          <w:sz w:val="28"/>
          <w:szCs w:val="28"/>
        </w:rPr>
        <w:t>ребования к качест</w:t>
      </w:r>
      <w:r>
        <w:rPr>
          <w:rFonts w:ascii="Times New Roman" w:hAnsi="Times New Roman"/>
          <w:sz w:val="28"/>
          <w:szCs w:val="28"/>
        </w:rPr>
        <w:t>ву выполнения отдельных функций;</w:t>
      </w:r>
    </w:p>
    <w:p w14:paraId="5382DDDC" w14:textId="33FDA931" w:rsidR="00863610" w:rsidRDefault="00364DD1" w:rsidP="00297179">
      <w:pPr>
        <w:pStyle w:val="a5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863610">
        <w:rPr>
          <w:rFonts w:ascii="Times New Roman" w:hAnsi="Times New Roman"/>
          <w:sz w:val="28"/>
          <w:szCs w:val="28"/>
        </w:rPr>
        <w:t>ребования к техническому, информацион</w:t>
      </w:r>
      <w:r>
        <w:rPr>
          <w:rFonts w:ascii="Times New Roman" w:hAnsi="Times New Roman"/>
          <w:sz w:val="28"/>
          <w:szCs w:val="28"/>
        </w:rPr>
        <w:t>ному и программному обеспечению;</w:t>
      </w:r>
    </w:p>
    <w:p w14:paraId="5E863489" w14:textId="4593B473" w:rsidR="00863610" w:rsidRDefault="00364DD1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863610">
        <w:rPr>
          <w:rFonts w:ascii="Times New Roman" w:hAnsi="Times New Roman"/>
          <w:sz w:val="28"/>
          <w:szCs w:val="28"/>
        </w:rPr>
        <w:t>ребования к системе в целом</w:t>
      </w:r>
      <w:r w:rsidR="00863610" w:rsidRPr="00863610">
        <w:rPr>
          <w:rFonts w:ascii="Times New Roman" w:hAnsi="Times New Roman"/>
          <w:sz w:val="28"/>
          <w:szCs w:val="28"/>
        </w:rPr>
        <w:t>:</w:t>
      </w:r>
    </w:p>
    <w:p w14:paraId="5D9A5006" w14:textId="7463A7D8" w:rsidR="00863610" w:rsidRDefault="00364DD1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863610">
        <w:rPr>
          <w:rFonts w:ascii="Times New Roman" w:hAnsi="Times New Roman"/>
          <w:sz w:val="28"/>
          <w:szCs w:val="28"/>
        </w:rPr>
        <w:t>беспечить надежную работу сист</w:t>
      </w:r>
      <w:r>
        <w:rPr>
          <w:rFonts w:ascii="Times New Roman" w:hAnsi="Times New Roman"/>
          <w:sz w:val="28"/>
          <w:szCs w:val="28"/>
        </w:rPr>
        <w:t>емы, в процессе ее эксплуатации;</w:t>
      </w:r>
    </w:p>
    <w:p w14:paraId="03FCD15F" w14:textId="3863B1B9" w:rsidR="008E3B23" w:rsidRDefault="00863610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ф</w:t>
      </w:r>
      <w:r w:rsidR="008E3B23">
        <w:rPr>
          <w:rFonts w:ascii="Times New Roman" w:hAnsi="Times New Roman"/>
          <w:sz w:val="28"/>
          <w:szCs w:val="28"/>
        </w:rPr>
        <w:t xml:space="preserve">ильтрацию ввода данных, для предотвращения ввода некорректной информации, т.е. неправильный формат даты, времени, не </w:t>
      </w:r>
      <w:r w:rsidR="00364DD1">
        <w:rPr>
          <w:rFonts w:ascii="Times New Roman" w:hAnsi="Times New Roman"/>
          <w:sz w:val="28"/>
          <w:szCs w:val="28"/>
        </w:rPr>
        <w:t>допустимы символы в полях и т.д.;</w:t>
      </w:r>
    </w:p>
    <w:p w14:paraId="14F8DF2A" w14:textId="38063968" w:rsidR="008E3B23" w:rsidRDefault="00D90779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E3B23">
        <w:rPr>
          <w:rFonts w:ascii="Times New Roman" w:hAnsi="Times New Roman"/>
          <w:sz w:val="28"/>
          <w:szCs w:val="28"/>
        </w:rPr>
        <w:t>труктура системы, должна обеспечивать целос</w:t>
      </w:r>
      <w:r w:rsidR="00364DD1">
        <w:rPr>
          <w:rFonts w:ascii="Times New Roman" w:hAnsi="Times New Roman"/>
          <w:sz w:val="28"/>
          <w:szCs w:val="28"/>
        </w:rPr>
        <w:t>тность и не избыточность данных;</w:t>
      </w:r>
    </w:p>
    <w:p w14:paraId="2A9603D5" w14:textId="407FB7AF" w:rsidR="008E3B23" w:rsidRDefault="00D90779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E3B23">
        <w:rPr>
          <w:rFonts w:ascii="Times New Roman" w:hAnsi="Times New Roman"/>
          <w:sz w:val="28"/>
          <w:szCs w:val="28"/>
        </w:rPr>
        <w:t>истема диалогов с пользователем, подт</w:t>
      </w:r>
      <w:r w:rsidR="00364DD1">
        <w:rPr>
          <w:rFonts w:ascii="Times New Roman" w:hAnsi="Times New Roman"/>
          <w:sz w:val="28"/>
          <w:szCs w:val="28"/>
        </w:rPr>
        <w:t>верждение действий пользователя;</w:t>
      </w:r>
    </w:p>
    <w:p w14:paraId="581DD759" w14:textId="3C05A5FA" w:rsidR="008E3B23" w:rsidRDefault="00D90779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8E3B23">
        <w:rPr>
          <w:rFonts w:ascii="Times New Roman" w:hAnsi="Times New Roman"/>
          <w:sz w:val="28"/>
          <w:szCs w:val="28"/>
        </w:rPr>
        <w:t>нтерфейс системы должен быть интуитивно поня</w:t>
      </w:r>
      <w:r w:rsidR="00364DD1">
        <w:rPr>
          <w:rFonts w:ascii="Times New Roman" w:hAnsi="Times New Roman"/>
          <w:sz w:val="28"/>
          <w:szCs w:val="28"/>
        </w:rPr>
        <w:t>тным, удобным для использования;</w:t>
      </w:r>
    </w:p>
    <w:p w14:paraId="0BDB4A6D" w14:textId="74E984D8" w:rsidR="008E3B23" w:rsidRDefault="008E3B23" w:rsidP="0020380E">
      <w:pPr>
        <w:pStyle w:val="a5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качеству выполнения отдельных функций</w:t>
      </w:r>
      <w:r w:rsidR="0020380E">
        <w:rPr>
          <w:rFonts w:ascii="Times New Roman" w:hAnsi="Times New Roman"/>
          <w:sz w:val="28"/>
          <w:szCs w:val="28"/>
        </w:rPr>
        <w:t>:</w:t>
      </w:r>
    </w:p>
    <w:p w14:paraId="76C2E9F2" w14:textId="791B0BF8" w:rsidR="008E3B23" w:rsidRDefault="00364DD1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E3B23">
        <w:rPr>
          <w:rFonts w:ascii="Times New Roman" w:hAnsi="Times New Roman"/>
          <w:sz w:val="28"/>
          <w:szCs w:val="28"/>
        </w:rPr>
        <w:t>истема должна обеспечить полный доступ к инфор</w:t>
      </w:r>
      <w:r>
        <w:rPr>
          <w:rFonts w:ascii="Times New Roman" w:hAnsi="Times New Roman"/>
          <w:sz w:val="28"/>
          <w:szCs w:val="28"/>
        </w:rPr>
        <w:t>мации, хранящейся в базе данных;</w:t>
      </w:r>
    </w:p>
    <w:p w14:paraId="2E95EB84" w14:textId="77777777" w:rsidR="008E3B23" w:rsidRPr="008E3B23" w:rsidRDefault="008E3B23" w:rsidP="002038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Требования к составным частям системы</w:t>
      </w:r>
      <w:r w:rsidRPr="008E3B23">
        <w:rPr>
          <w:rFonts w:ascii="Times New Roman" w:hAnsi="Times New Roman"/>
          <w:sz w:val="28"/>
          <w:szCs w:val="28"/>
        </w:rPr>
        <w:t>:</w:t>
      </w:r>
    </w:p>
    <w:p w14:paraId="4878F182" w14:textId="5A537BC6" w:rsidR="008E3B23" w:rsidRDefault="00364DD1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8E3B23">
        <w:rPr>
          <w:rFonts w:ascii="Times New Roman" w:hAnsi="Times New Roman"/>
          <w:sz w:val="28"/>
          <w:szCs w:val="28"/>
        </w:rPr>
        <w:t>нформационная система должна обеспечить корректную реализацию всех спроектированных функций</w:t>
      </w:r>
      <w:r w:rsidR="008E3B23" w:rsidRPr="008E3B23">
        <w:rPr>
          <w:rFonts w:ascii="Times New Roman" w:hAnsi="Times New Roman"/>
          <w:sz w:val="28"/>
          <w:szCs w:val="28"/>
        </w:rPr>
        <w:t>: сбо</w:t>
      </w:r>
      <w:r w:rsidR="008E3B23">
        <w:rPr>
          <w:rFonts w:ascii="Times New Roman" w:hAnsi="Times New Roman"/>
          <w:sz w:val="28"/>
          <w:szCs w:val="28"/>
        </w:rPr>
        <w:t>р, обработку и хранения информации в БД и файлах. Вывод информации</w:t>
      </w:r>
      <w:r>
        <w:rPr>
          <w:rFonts w:ascii="Times New Roman" w:hAnsi="Times New Roman"/>
          <w:sz w:val="28"/>
          <w:szCs w:val="28"/>
        </w:rPr>
        <w:t xml:space="preserve"> в виде электронных документов;</w:t>
      </w:r>
    </w:p>
    <w:p w14:paraId="62D5D7CC" w14:textId="1BF07314" w:rsidR="008E3B23" w:rsidRDefault="00364DD1" w:rsidP="007C3D1B">
      <w:pPr>
        <w:pStyle w:val="a5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A73AD2">
        <w:rPr>
          <w:rFonts w:ascii="Times New Roman" w:hAnsi="Times New Roman"/>
          <w:sz w:val="28"/>
          <w:szCs w:val="28"/>
        </w:rPr>
        <w:t>истема удовлетворять требованиям ГОСТ, нормативных и законодательных актов,</w:t>
      </w:r>
      <w:r>
        <w:rPr>
          <w:rFonts w:ascii="Times New Roman" w:hAnsi="Times New Roman"/>
          <w:sz w:val="28"/>
          <w:szCs w:val="28"/>
        </w:rPr>
        <w:t xml:space="preserve"> применимых к подобным системам;</w:t>
      </w:r>
    </w:p>
    <w:p w14:paraId="40C4A991" w14:textId="77777777" w:rsidR="00D807CE" w:rsidRDefault="00D807CE" w:rsidP="002038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Требования к информационному обеспечению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A9EE33" w14:textId="2B72E0F8" w:rsidR="00D807CE" w:rsidRDefault="00D807CE" w:rsidP="007C3D1B">
      <w:pPr>
        <w:pStyle w:val="a5"/>
        <w:numPr>
          <w:ilvl w:val="0"/>
          <w:numId w:val="9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ИО обеспечение должно обеспечить реализацию основных функций разрабатываемой системы</w:t>
      </w:r>
      <w:r w:rsidR="00364DD1">
        <w:rPr>
          <w:rFonts w:ascii="Times New Roman" w:hAnsi="Times New Roman"/>
          <w:sz w:val="28"/>
          <w:szCs w:val="28"/>
        </w:rPr>
        <w:t>;</w:t>
      </w:r>
    </w:p>
    <w:p w14:paraId="39240227" w14:textId="4AB6637E" w:rsidR="00C92EA2" w:rsidRDefault="00364DD1" w:rsidP="007C3D1B">
      <w:pPr>
        <w:pStyle w:val="a5"/>
        <w:numPr>
          <w:ilvl w:val="0"/>
          <w:numId w:val="9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C92EA2">
        <w:rPr>
          <w:rFonts w:ascii="Times New Roman" w:hAnsi="Times New Roman"/>
          <w:sz w:val="28"/>
          <w:szCs w:val="28"/>
        </w:rPr>
        <w:t>аказчик должен предоставить информацию о предметной области и прочие сведения необхо</w:t>
      </w:r>
      <w:r>
        <w:rPr>
          <w:rFonts w:ascii="Times New Roman" w:hAnsi="Times New Roman"/>
          <w:sz w:val="28"/>
          <w:szCs w:val="28"/>
        </w:rPr>
        <w:t>димы для проектирования системы;</w:t>
      </w:r>
    </w:p>
    <w:p w14:paraId="35737406" w14:textId="77777777" w:rsidR="00C92EA2" w:rsidRDefault="00C92EA2" w:rsidP="0020380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Требования к программному обеспечению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936EC90" w14:textId="0C6DF94C" w:rsidR="00863610" w:rsidRDefault="00C92EA2" w:rsidP="00297179">
      <w:pPr>
        <w:pStyle w:val="a5"/>
        <w:numPr>
          <w:ilvl w:val="0"/>
          <w:numId w:val="10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должно под</w:t>
      </w:r>
      <w:r w:rsidR="00364DD1">
        <w:rPr>
          <w:rFonts w:ascii="Times New Roman" w:hAnsi="Times New Roman"/>
          <w:sz w:val="28"/>
          <w:szCs w:val="28"/>
        </w:rPr>
        <w:t>держивать работу с базой данных;</w:t>
      </w:r>
    </w:p>
    <w:p w14:paraId="3B1E16BF" w14:textId="26F0FB0C" w:rsidR="00C92EA2" w:rsidRDefault="00364DD1" w:rsidP="00297179">
      <w:pPr>
        <w:pStyle w:val="a5"/>
        <w:numPr>
          <w:ilvl w:val="0"/>
          <w:numId w:val="10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92EA2">
        <w:rPr>
          <w:rFonts w:ascii="Times New Roman" w:hAnsi="Times New Roman"/>
          <w:sz w:val="28"/>
          <w:szCs w:val="28"/>
        </w:rPr>
        <w:t>заимодействовать с пользо</w:t>
      </w:r>
      <w:r>
        <w:rPr>
          <w:rFonts w:ascii="Times New Roman" w:hAnsi="Times New Roman"/>
          <w:sz w:val="28"/>
          <w:szCs w:val="28"/>
        </w:rPr>
        <w:t>вателями в интерактивном режиме;</w:t>
      </w:r>
    </w:p>
    <w:p w14:paraId="0C5B6D57" w14:textId="0BE303CF" w:rsidR="00C92EA2" w:rsidRDefault="00364DD1" w:rsidP="00297179">
      <w:pPr>
        <w:pStyle w:val="a5"/>
        <w:numPr>
          <w:ilvl w:val="0"/>
          <w:numId w:val="10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92EA2">
        <w:rPr>
          <w:rFonts w:ascii="Times New Roman" w:hAnsi="Times New Roman"/>
          <w:sz w:val="28"/>
          <w:szCs w:val="28"/>
        </w:rPr>
        <w:t xml:space="preserve">меть защиту </w:t>
      </w:r>
      <w:r>
        <w:rPr>
          <w:rFonts w:ascii="Times New Roman" w:hAnsi="Times New Roman"/>
          <w:sz w:val="28"/>
          <w:szCs w:val="28"/>
        </w:rPr>
        <w:t>от несанкционированного доступа;</w:t>
      </w:r>
    </w:p>
    <w:p w14:paraId="2A7E4ED1" w14:textId="2443C7A7" w:rsidR="00C92EA2" w:rsidRDefault="00364DD1" w:rsidP="00297179">
      <w:pPr>
        <w:pStyle w:val="a5"/>
        <w:numPr>
          <w:ilvl w:val="0"/>
          <w:numId w:val="10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92EA2">
        <w:rPr>
          <w:rFonts w:ascii="Times New Roman" w:hAnsi="Times New Roman"/>
          <w:sz w:val="28"/>
          <w:szCs w:val="28"/>
        </w:rPr>
        <w:t>меть возможность формир</w:t>
      </w:r>
      <w:r>
        <w:rPr>
          <w:rFonts w:ascii="Times New Roman" w:hAnsi="Times New Roman"/>
          <w:sz w:val="28"/>
          <w:szCs w:val="28"/>
        </w:rPr>
        <w:t>ования различных отчетов и форм;</w:t>
      </w:r>
    </w:p>
    <w:p w14:paraId="4AA261D8" w14:textId="395B10B9" w:rsidR="00C92EA2" w:rsidRDefault="00364DD1" w:rsidP="00297179">
      <w:pPr>
        <w:pStyle w:val="a5"/>
        <w:numPr>
          <w:ilvl w:val="0"/>
          <w:numId w:val="10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C92EA2">
        <w:rPr>
          <w:rFonts w:ascii="Times New Roman" w:hAnsi="Times New Roman"/>
          <w:sz w:val="28"/>
          <w:szCs w:val="28"/>
        </w:rPr>
        <w:t xml:space="preserve">истема управления базами данных, с которой взаимодействует программа, должна поддерживать язык запросов </w:t>
      </w:r>
      <w:r w:rsidR="00C92EA2">
        <w:rPr>
          <w:rFonts w:ascii="Times New Roman" w:hAnsi="Times New Roman"/>
          <w:sz w:val="28"/>
          <w:szCs w:val="28"/>
          <w:lang w:val="en-US"/>
        </w:rPr>
        <w:t>SQL</w:t>
      </w:r>
      <w:r w:rsidR="00644434">
        <w:rPr>
          <w:rFonts w:ascii="Times New Roman" w:hAnsi="Times New Roman"/>
          <w:sz w:val="28"/>
          <w:szCs w:val="28"/>
        </w:rPr>
        <w:t>.</w:t>
      </w:r>
    </w:p>
    <w:p w14:paraId="529084F8" w14:textId="77777777" w:rsidR="00A50E4B" w:rsidRDefault="00C92EA2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конечном счете, резюмируя все выше описанное, должна быть разработана </w:t>
      </w:r>
      <w:r w:rsidR="00A50E4B">
        <w:rPr>
          <w:rFonts w:ascii="Times New Roman" w:hAnsi="Times New Roman"/>
          <w:sz w:val="28"/>
          <w:szCs w:val="28"/>
        </w:rPr>
        <w:t>система,</w:t>
      </w:r>
      <w:r>
        <w:rPr>
          <w:rFonts w:ascii="Times New Roman" w:hAnsi="Times New Roman"/>
          <w:sz w:val="28"/>
          <w:szCs w:val="28"/>
        </w:rPr>
        <w:t xml:space="preserve"> с которой может работать </w:t>
      </w:r>
      <w:r w:rsidR="00A50E4B">
        <w:rPr>
          <w:rFonts w:ascii="Times New Roman" w:hAnsi="Times New Roman"/>
          <w:sz w:val="28"/>
          <w:szCs w:val="28"/>
        </w:rPr>
        <w:t>пользователь,</w:t>
      </w:r>
      <w:r>
        <w:rPr>
          <w:rFonts w:ascii="Times New Roman" w:hAnsi="Times New Roman"/>
          <w:sz w:val="28"/>
          <w:szCs w:val="28"/>
        </w:rPr>
        <w:t xml:space="preserve"> не имеющий специальных технических знаний.</w:t>
      </w:r>
      <w:r w:rsidR="00A50E4B">
        <w:rPr>
          <w:rFonts w:ascii="Times New Roman" w:hAnsi="Times New Roman"/>
          <w:sz w:val="28"/>
          <w:szCs w:val="28"/>
        </w:rPr>
        <w:t xml:space="preserve"> Приложение должно обеспечить защиту от ошибок ввода и не документированного поведения пользователя.</w:t>
      </w:r>
    </w:p>
    <w:p w14:paraId="0D49EE58" w14:textId="77777777" w:rsidR="00A50E4B" w:rsidRDefault="00A50E4B" w:rsidP="008923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предметной область программа должна обеспечить выполнение следующих задач:</w:t>
      </w:r>
    </w:p>
    <w:p w14:paraId="68496E0C" w14:textId="3BC9DD07" w:rsidR="00A50E4B" w:rsidRDefault="00364DD1" w:rsidP="00297179">
      <w:pPr>
        <w:pStyle w:val="a5"/>
        <w:numPr>
          <w:ilvl w:val="0"/>
          <w:numId w:val="11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50E4B" w:rsidRPr="00A50E4B">
        <w:rPr>
          <w:rFonts w:ascii="Times New Roman" w:hAnsi="Times New Roman"/>
          <w:sz w:val="28"/>
          <w:szCs w:val="28"/>
        </w:rPr>
        <w:t>обавление, изменение, уд</w:t>
      </w:r>
      <w:r>
        <w:rPr>
          <w:rFonts w:ascii="Times New Roman" w:hAnsi="Times New Roman"/>
          <w:sz w:val="28"/>
          <w:szCs w:val="28"/>
        </w:rPr>
        <w:t>аление информации о сотрудниках;</w:t>
      </w:r>
    </w:p>
    <w:p w14:paraId="640FB885" w14:textId="36DA9D6E" w:rsidR="00A50E4B" w:rsidRDefault="00364DD1" w:rsidP="00297179">
      <w:pPr>
        <w:pStyle w:val="a5"/>
        <w:numPr>
          <w:ilvl w:val="0"/>
          <w:numId w:val="11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50E4B">
        <w:rPr>
          <w:rFonts w:ascii="Times New Roman" w:hAnsi="Times New Roman"/>
          <w:sz w:val="28"/>
          <w:szCs w:val="28"/>
        </w:rPr>
        <w:t>обавление, изменение, удаление информации о клиентах</w:t>
      </w:r>
      <w:r>
        <w:rPr>
          <w:rFonts w:ascii="Times New Roman" w:hAnsi="Times New Roman"/>
          <w:sz w:val="28"/>
          <w:szCs w:val="28"/>
        </w:rPr>
        <w:t>;</w:t>
      </w:r>
    </w:p>
    <w:p w14:paraId="4A26B150" w14:textId="1CDB0B1E" w:rsidR="00A50E4B" w:rsidRDefault="00364DD1" w:rsidP="00297179">
      <w:pPr>
        <w:pStyle w:val="a5"/>
        <w:numPr>
          <w:ilvl w:val="0"/>
          <w:numId w:val="11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50E4B">
        <w:rPr>
          <w:rFonts w:ascii="Times New Roman" w:hAnsi="Times New Roman"/>
          <w:sz w:val="28"/>
          <w:szCs w:val="28"/>
        </w:rPr>
        <w:t>обавление, изменение, удаление информации о заказах</w:t>
      </w:r>
      <w:r>
        <w:rPr>
          <w:rFonts w:ascii="Times New Roman" w:hAnsi="Times New Roman"/>
          <w:sz w:val="28"/>
          <w:szCs w:val="28"/>
        </w:rPr>
        <w:t>;</w:t>
      </w:r>
    </w:p>
    <w:p w14:paraId="496D3296" w14:textId="19D18E52" w:rsidR="00A50E4B" w:rsidRDefault="00364DD1" w:rsidP="00297179">
      <w:pPr>
        <w:pStyle w:val="a5"/>
        <w:numPr>
          <w:ilvl w:val="0"/>
          <w:numId w:val="11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</w:t>
      </w:r>
      <w:r w:rsidR="00A50E4B">
        <w:rPr>
          <w:rFonts w:ascii="Times New Roman" w:hAnsi="Times New Roman"/>
          <w:sz w:val="28"/>
          <w:szCs w:val="28"/>
        </w:rPr>
        <w:t>обавление, изменение, удаление информации</w:t>
      </w:r>
      <w:r>
        <w:rPr>
          <w:rFonts w:ascii="Times New Roman" w:hAnsi="Times New Roman"/>
          <w:sz w:val="28"/>
          <w:szCs w:val="28"/>
        </w:rPr>
        <w:t xml:space="preserve"> продуктах компании;</w:t>
      </w:r>
    </w:p>
    <w:p w14:paraId="7D3A8D3D" w14:textId="63BCB0BA" w:rsidR="002738A9" w:rsidRDefault="00364DD1" w:rsidP="00297179">
      <w:pPr>
        <w:pStyle w:val="a5"/>
        <w:numPr>
          <w:ilvl w:val="0"/>
          <w:numId w:val="11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2738A9">
        <w:rPr>
          <w:rFonts w:ascii="Times New Roman" w:hAnsi="Times New Roman"/>
          <w:sz w:val="28"/>
          <w:szCs w:val="28"/>
        </w:rPr>
        <w:t>олучение информации в виде отчетов и диаграмм</w:t>
      </w:r>
      <w:r>
        <w:rPr>
          <w:rFonts w:ascii="Times New Roman" w:hAnsi="Times New Roman"/>
          <w:sz w:val="28"/>
          <w:szCs w:val="28"/>
        </w:rPr>
        <w:t>;</w:t>
      </w:r>
    </w:p>
    <w:p w14:paraId="4A495AD1" w14:textId="18028B9C" w:rsidR="002738A9" w:rsidRDefault="00644434" w:rsidP="00297179">
      <w:pPr>
        <w:pStyle w:val="a5"/>
        <w:numPr>
          <w:ilvl w:val="0"/>
          <w:numId w:val="11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вводимых данных.</w:t>
      </w:r>
    </w:p>
    <w:p w14:paraId="03D611F1" w14:textId="77777777" w:rsidR="007A5D1D" w:rsidRPr="007A5D1D" w:rsidRDefault="007A5D1D" w:rsidP="007A5D1D">
      <w:pPr>
        <w:spacing w:after="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</w:p>
    <w:p w14:paraId="7B2DCEED" w14:textId="4DBA1232" w:rsidR="00906905" w:rsidRPr="00EF47B3" w:rsidRDefault="00906905" w:rsidP="00EF47B3">
      <w:pPr>
        <w:pStyle w:val="20"/>
      </w:pPr>
      <w:bookmarkStart w:id="147" w:name="_Toc481101126"/>
      <w:r w:rsidRPr="00EF47B3">
        <w:t>Разработка системы</w:t>
      </w:r>
      <w:bookmarkEnd w:id="147"/>
    </w:p>
    <w:p w14:paraId="2768537C" w14:textId="7658D689" w:rsidR="00906905" w:rsidRPr="00E96EE7" w:rsidRDefault="00906905" w:rsidP="00EF47B3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48" w:name="_Toc481101127"/>
      <w:r w:rsidRPr="00E96EE7">
        <w:rPr>
          <w:i w:val="0"/>
          <w:lang w:val="ru-RU"/>
        </w:rPr>
        <w:t>Разработка логической модели информационной системы</w:t>
      </w:r>
      <w:bookmarkEnd w:id="148"/>
    </w:p>
    <w:p w14:paraId="68577969" w14:textId="77777777" w:rsidR="00906905" w:rsidRPr="004B7D66" w:rsidRDefault="00906905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D9A847" w14:textId="77777777" w:rsidR="00906905" w:rsidRPr="00906905" w:rsidRDefault="00906905" w:rsidP="00C35F24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906905">
        <w:rPr>
          <w:rFonts w:ascii="Times New Roman" w:hAnsi="Times New Roman"/>
          <w:sz w:val="28"/>
          <w:szCs w:val="28"/>
        </w:rPr>
        <w:t xml:space="preserve">В проектировании логической модели </w:t>
      </w:r>
      <w:r>
        <w:rPr>
          <w:rFonts w:ascii="Times New Roman" w:hAnsi="Times New Roman"/>
          <w:sz w:val="28"/>
          <w:szCs w:val="28"/>
        </w:rPr>
        <w:t>нужно выделить</w:t>
      </w:r>
      <w:r w:rsidRPr="00906905">
        <w:rPr>
          <w:rFonts w:ascii="Times New Roman" w:hAnsi="Times New Roman"/>
          <w:sz w:val="28"/>
          <w:szCs w:val="28"/>
        </w:rPr>
        <w:t xml:space="preserve"> следующие этапы:</w:t>
      </w:r>
    </w:p>
    <w:p w14:paraId="7F19A4A6" w14:textId="77777777" w:rsidR="00906905" w:rsidRPr="00906905" w:rsidRDefault="00906905" w:rsidP="00297179">
      <w:pPr>
        <w:pStyle w:val="a5"/>
        <w:numPr>
          <w:ilvl w:val="0"/>
          <w:numId w:val="58"/>
        </w:numPr>
        <w:spacing w:after="0" w:line="360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906905">
        <w:rPr>
          <w:rFonts w:ascii="Times New Roman" w:hAnsi="Times New Roman"/>
          <w:sz w:val="28"/>
          <w:szCs w:val="28"/>
        </w:rPr>
        <w:t>определение сущностей;</w:t>
      </w:r>
    </w:p>
    <w:p w14:paraId="15CE740F" w14:textId="77777777" w:rsidR="00906905" w:rsidRPr="00906905" w:rsidRDefault="00906905" w:rsidP="00297179">
      <w:pPr>
        <w:pStyle w:val="a5"/>
        <w:numPr>
          <w:ilvl w:val="0"/>
          <w:numId w:val="58"/>
        </w:numPr>
        <w:spacing w:after="0" w:line="360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906905">
        <w:rPr>
          <w:rFonts w:ascii="Times New Roman" w:hAnsi="Times New Roman"/>
          <w:sz w:val="28"/>
          <w:szCs w:val="28"/>
        </w:rPr>
        <w:t>определение атрибутов сущностей;</w:t>
      </w:r>
    </w:p>
    <w:p w14:paraId="2C4731C0" w14:textId="77777777" w:rsidR="00906905" w:rsidRPr="00906905" w:rsidRDefault="00906905" w:rsidP="00297179">
      <w:pPr>
        <w:pStyle w:val="a5"/>
        <w:numPr>
          <w:ilvl w:val="0"/>
          <w:numId w:val="58"/>
        </w:numPr>
        <w:spacing w:after="0" w:line="360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906905">
        <w:rPr>
          <w:rFonts w:ascii="Times New Roman" w:hAnsi="Times New Roman"/>
          <w:sz w:val="28"/>
          <w:szCs w:val="28"/>
        </w:rPr>
        <w:t>задание первичных и альтернативных ключей;</w:t>
      </w:r>
    </w:p>
    <w:p w14:paraId="424C6579" w14:textId="77777777" w:rsidR="00906905" w:rsidRPr="00906905" w:rsidRDefault="00906905" w:rsidP="00297179">
      <w:pPr>
        <w:pStyle w:val="a5"/>
        <w:numPr>
          <w:ilvl w:val="0"/>
          <w:numId w:val="58"/>
        </w:numPr>
        <w:spacing w:after="0" w:line="360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906905">
        <w:rPr>
          <w:rFonts w:ascii="Times New Roman" w:hAnsi="Times New Roman"/>
          <w:sz w:val="28"/>
          <w:szCs w:val="28"/>
        </w:rPr>
        <w:t>определение зависимостей между сущностями;</w:t>
      </w:r>
    </w:p>
    <w:p w14:paraId="07DD9AD1" w14:textId="77777777" w:rsidR="00906905" w:rsidRPr="00906905" w:rsidRDefault="00906905" w:rsidP="00297179">
      <w:pPr>
        <w:pStyle w:val="a5"/>
        <w:numPr>
          <w:ilvl w:val="0"/>
          <w:numId w:val="58"/>
        </w:numPr>
        <w:spacing w:after="0" w:line="360" w:lineRule="auto"/>
        <w:ind w:left="709" w:hanging="283"/>
        <w:jc w:val="both"/>
        <w:rPr>
          <w:rFonts w:ascii="Times New Roman" w:hAnsi="Times New Roman"/>
          <w:i/>
        </w:rPr>
      </w:pPr>
      <w:r w:rsidRPr="00906905">
        <w:rPr>
          <w:rFonts w:ascii="Times New Roman" w:hAnsi="Times New Roman"/>
          <w:sz w:val="28"/>
          <w:szCs w:val="28"/>
        </w:rPr>
        <w:t>приведение модели к требуемому уровню нормальной формы</w:t>
      </w:r>
      <w:r>
        <w:rPr>
          <w:rFonts w:ascii="Times New Roman" w:hAnsi="Times New Roman"/>
        </w:rPr>
        <w:t>.</w:t>
      </w:r>
    </w:p>
    <w:p w14:paraId="5B88FED1" w14:textId="77777777" w:rsidR="00906905" w:rsidRDefault="00906905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Прежде, чем приступать к проектированию, необходимо определить информацию, используемую сотрудником корпорации. Данная информация подразделяется на входную и выходную.</w:t>
      </w:r>
    </w:p>
    <w:p w14:paraId="31A48F4A" w14:textId="77777777" w:rsidR="00906905" w:rsidRDefault="00906905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Входная информация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1119CAEC" w14:textId="534B3036" w:rsidR="00F554B6" w:rsidRDefault="00D90779" w:rsidP="00297179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F554B6" w:rsidRPr="00F554B6">
        <w:rPr>
          <w:rFonts w:ascii="Times New Roman" w:hAnsi="Times New Roman"/>
          <w:sz w:val="28"/>
          <w:szCs w:val="28"/>
        </w:rPr>
        <w:t>нформация о сотрудниках</w:t>
      </w:r>
      <w:r>
        <w:rPr>
          <w:rFonts w:ascii="Times New Roman" w:hAnsi="Times New Roman"/>
          <w:sz w:val="28"/>
          <w:szCs w:val="28"/>
        </w:rPr>
        <w:t>;</w:t>
      </w:r>
    </w:p>
    <w:p w14:paraId="258A8CB0" w14:textId="29F21CA5" w:rsidR="00F554B6" w:rsidRDefault="00D90779" w:rsidP="00297179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информацией клиентах;</w:t>
      </w:r>
    </w:p>
    <w:p w14:paraId="4F440451" w14:textId="075CFD61" w:rsidR="00F554B6" w:rsidRDefault="00D90779" w:rsidP="00297179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F554B6">
        <w:rPr>
          <w:rFonts w:ascii="Times New Roman" w:hAnsi="Times New Roman"/>
          <w:sz w:val="28"/>
          <w:szCs w:val="28"/>
        </w:rPr>
        <w:t xml:space="preserve">нформация о </w:t>
      </w:r>
      <w:r>
        <w:rPr>
          <w:rFonts w:ascii="Times New Roman" w:hAnsi="Times New Roman"/>
          <w:sz w:val="28"/>
          <w:szCs w:val="28"/>
        </w:rPr>
        <w:t>продуктах компании;</w:t>
      </w:r>
    </w:p>
    <w:p w14:paraId="7F668318" w14:textId="7B3C4DEC" w:rsidR="00F554B6" w:rsidRPr="00F554B6" w:rsidRDefault="00D90779" w:rsidP="00297179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F554B6">
        <w:rPr>
          <w:rFonts w:ascii="Times New Roman" w:hAnsi="Times New Roman"/>
          <w:sz w:val="28"/>
          <w:szCs w:val="28"/>
        </w:rPr>
        <w:t xml:space="preserve">рочие сведения, </w:t>
      </w:r>
      <w:r>
        <w:rPr>
          <w:rFonts w:ascii="Times New Roman" w:hAnsi="Times New Roman"/>
          <w:sz w:val="28"/>
          <w:szCs w:val="28"/>
        </w:rPr>
        <w:t>связанные с предметной областью;</w:t>
      </w:r>
    </w:p>
    <w:p w14:paraId="1AC03099" w14:textId="77777777" w:rsidR="00906905" w:rsidRDefault="00906905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Выходная информация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A15213E" w14:textId="2B3A54EB" w:rsidR="00906905" w:rsidRDefault="00D90779" w:rsidP="00196E93">
      <w:pPr>
        <w:pStyle w:val="a5"/>
        <w:numPr>
          <w:ilvl w:val="0"/>
          <w:numId w:val="14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заказах;</w:t>
      </w:r>
    </w:p>
    <w:p w14:paraId="77A9222F" w14:textId="75DD94AA" w:rsidR="00F554B6" w:rsidRDefault="00D90779" w:rsidP="00196E93">
      <w:pPr>
        <w:pStyle w:val="a5"/>
        <w:numPr>
          <w:ilvl w:val="0"/>
          <w:numId w:val="14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выборка на основе фильтров;</w:t>
      </w:r>
    </w:p>
    <w:p w14:paraId="2E915D09" w14:textId="601ED7BF" w:rsidR="00F554B6" w:rsidRDefault="00D90779" w:rsidP="00196E93">
      <w:pPr>
        <w:pStyle w:val="a5"/>
        <w:numPr>
          <w:ilvl w:val="0"/>
          <w:numId w:val="14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отчеты;</w:t>
      </w:r>
    </w:p>
    <w:p w14:paraId="19AAF4C5" w14:textId="77777777" w:rsidR="008F44FA" w:rsidRPr="008F44FA" w:rsidRDefault="008F44FA" w:rsidP="00D4010A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8F44FA">
        <w:rPr>
          <w:rFonts w:ascii="Times New Roman" w:hAnsi="Times New Roman"/>
          <w:b/>
          <w:sz w:val="28"/>
          <w:szCs w:val="28"/>
        </w:rPr>
        <w:t>Определение сущностей и их атрибутов</w:t>
      </w:r>
    </w:p>
    <w:p w14:paraId="4E7CDC84" w14:textId="77777777" w:rsidR="008F44FA" w:rsidRDefault="008F44FA" w:rsidP="00180B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Выделим основные сущности, в соответствии с предметной областью</w:t>
      </w:r>
      <w:r w:rsidRPr="008F44FA">
        <w:rPr>
          <w:rFonts w:ascii="Times New Roman" w:hAnsi="Times New Roman"/>
          <w:sz w:val="28"/>
          <w:szCs w:val="28"/>
        </w:rPr>
        <w:t>:</w:t>
      </w:r>
    </w:p>
    <w:p w14:paraId="2724A193" w14:textId="5C9791CD" w:rsidR="008F44FA" w:rsidRDefault="00D90779" w:rsidP="00196E93">
      <w:pPr>
        <w:pStyle w:val="a5"/>
        <w:numPr>
          <w:ilvl w:val="0"/>
          <w:numId w:val="16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</w:t>
      </w:r>
      <w:r w:rsidR="008F44FA">
        <w:rPr>
          <w:rFonts w:ascii="Times New Roman" w:hAnsi="Times New Roman"/>
          <w:sz w:val="28"/>
          <w:szCs w:val="28"/>
        </w:rPr>
        <w:t>отрудник</w:t>
      </w:r>
      <w:r>
        <w:rPr>
          <w:rFonts w:ascii="Times New Roman" w:hAnsi="Times New Roman"/>
          <w:sz w:val="28"/>
          <w:szCs w:val="28"/>
        </w:rPr>
        <w:t>;</w:t>
      </w:r>
    </w:p>
    <w:p w14:paraId="43575447" w14:textId="13C961E8" w:rsidR="008F44FA" w:rsidRDefault="00D90779" w:rsidP="00196E93">
      <w:pPr>
        <w:pStyle w:val="a5"/>
        <w:numPr>
          <w:ilvl w:val="0"/>
          <w:numId w:val="16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F44FA">
        <w:rPr>
          <w:rFonts w:ascii="Times New Roman" w:hAnsi="Times New Roman"/>
          <w:sz w:val="28"/>
          <w:szCs w:val="28"/>
        </w:rPr>
        <w:t>лиент</w:t>
      </w:r>
      <w:r>
        <w:rPr>
          <w:rFonts w:ascii="Times New Roman" w:hAnsi="Times New Roman"/>
          <w:sz w:val="28"/>
          <w:szCs w:val="28"/>
        </w:rPr>
        <w:t>;</w:t>
      </w:r>
    </w:p>
    <w:p w14:paraId="0848F366" w14:textId="68BDBEBD" w:rsidR="00EA59AD" w:rsidRDefault="00D90779" w:rsidP="00196E93">
      <w:pPr>
        <w:pStyle w:val="a5"/>
        <w:numPr>
          <w:ilvl w:val="0"/>
          <w:numId w:val="16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F44FA">
        <w:rPr>
          <w:rFonts w:ascii="Times New Roman" w:hAnsi="Times New Roman"/>
          <w:sz w:val="28"/>
          <w:szCs w:val="28"/>
        </w:rPr>
        <w:t>родукт</w:t>
      </w:r>
      <w:r>
        <w:rPr>
          <w:rFonts w:ascii="Times New Roman" w:hAnsi="Times New Roman"/>
          <w:sz w:val="28"/>
          <w:szCs w:val="28"/>
        </w:rPr>
        <w:t>;</w:t>
      </w:r>
    </w:p>
    <w:p w14:paraId="63602927" w14:textId="14CC21F1" w:rsidR="00C35F24" w:rsidRDefault="000B7F68" w:rsidP="00180B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7F68">
        <w:rPr>
          <w:rFonts w:ascii="Times New Roman" w:hAnsi="Times New Roman"/>
          <w:b/>
          <w:sz w:val="28"/>
          <w:szCs w:val="28"/>
        </w:rPr>
        <w:t>Оп</w:t>
      </w:r>
      <w:r>
        <w:rPr>
          <w:rFonts w:ascii="Times New Roman" w:hAnsi="Times New Roman"/>
          <w:b/>
          <w:sz w:val="28"/>
          <w:szCs w:val="28"/>
        </w:rPr>
        <w:t>исательными атрибутами сущности Сотрудник</w:t>
      </w:r>
      <w:r w:rsidRPr="000B7F68">
        <w:rPr>
          <w:rFonts w:ascii="Times New Roman" w:hAnsi="Times New Roman"/>
          <w:b/>
          <w:sz w:val="28"/>
          <w:szCs w:val="28"/>
        </w:rPr>
        <w:t xml:space="preserve"> являются</w:t>
      </w:r>
      <w:r w:rsidRPr="000B7F68">
        <w:rPr>
          <w:rFonts w:ascii="Times New Roman" w:hAnsi="Times New Roman"/>
          <w:sz w:val="28"/>
          <w:szCs w:val="28"/>
        </w:rPr>
        <w:t>:</w:t>
      </w:r>
    </w:p>
    <w:p w14:paraId="71AE4E18" w14:textId="4F49F59B" w:rsidR="000B7F68" w:rsidRPr="000B7F68" w:rsidRDefault="00EB10F3" w:rsidP="00180B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0B7F68" w:rsidRPr="000B7F68">
        <w:rPr>
          <w:rFonts w:ascii="Times New Roman" w:hAnsi="Times New Roman"/>
          <w:sz w:val="28"/>
          <w:szCs w:val="28"/>
        </w:rPr>
        <w:t>амилия</w:t>
      </w:r>
      <w:r>
        <w:rPr>
          <w:rFonts w:ascii="Times New Roman" w:hAnsi="Times New Roman"/>
          <w:sz w:val="28"/>
          <w:szCs w:val="28"/>
        </w:rPr>
        <w:t>, имя, отчество, адрес, т</w:t>
      </w:r>
      <w:r w:rsidR="000B7F68" w:rsidRPr="000B7F68">
        <w:rPr>
          <w:rFonts w:ascii="Times New Roman" w:hAnsi="Times New Roman"/>
          <w:sz w:val="28"/>
          <w:szCs w:val="28"/>
        </w:rPr>
        <w:t>елефон</w:t>
      </w:r>
      <w:r>
        <w:rPr>
          <w:rFonts w:ascii="Times New Roman" w:hAnsi="Times New Roman"/>
          <w:sz w:val="28"/>
          <w:szCs w:val="28"/>
        </w:rPr>
        <w:t>, дата рождения, должность</w:t>
      </w:r>
      <w:r w:rsidR="000B7F68" w:rsidRPr="000B7F6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наставник сотрудника, прочие сведения</w:t>
      </w:r>
      <w:r w:rsidR="000B7F68" w:rsidRPr="000B7F6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У</w:t>
      </w:r>
      <w:r w:rsidRPr="00EB10F3">
        <w:rPr>
          <w:rFonts w:ascii="Times New Roman" w:hAnsi="Times New Roman"/>
          <w:sz w:val="28"/>
          <w:szCs w:val="28"/>
        </w:rPr>
        <w:t>никальный идентифика</w:t>
      </w:r>
      <w:r>
        <w:rPr>
          <w:rFonts w:ascii="Times New Roman" w:hAnsi="Times New Roman"/>
          <w:sz w:val="28"/>
          <w:szCs w:val="28"/>
        </w:rPr>
        <w:t>тор сущности Клиент: Код сотрудника</w:t>
      </w:r>
      <w:r w:rsidRPr="00EB10F3">
        <w:rPr>
          <w:rFonts w:ascii="Times New Roman" w:hAnsi="Times New Roman"/>
          <w:sz w:val="28"/>
          <w:szCs w:val="28"/>
        </w:rPr>
        <w:t>.</w:t>
      </w:r>
    </w:p>
    <w:p w14:paraId="46F6D7D8" w14:textId="77777777" w:rsidR="000B7F68" w:rsidRPr="000B7F68" w:rsidRDefault="000B7F68" w:rsidP="00180B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0B7F68">
        <w:rPr>
          <w:rFonts w:ascii="Times New Roman" w:hAnsi="Times New Roman"/>
          <w:b/>
          <w:sz w:val="28"/>
          <w:szCs w:val="28"/>
        </w:rPr>
        <w:t>Описательными атрибутами сущности Клиент являются</w:t>
      </w:r>
      <w:r w:rsidRPr="000B7F68">
        <w:rPr>
          <w:rFonts w:ascii="Times New Roman" w:hAnsi="Times New Roman"/>
          <w:sz w:val="28"/>
          <w:szCs w:val="28"/>
        </w:rPr>
        <w:t xml:space="preserve">: </w:t>
      </w:r>
      <w:r w:rsidR="00EB10F3">
        <w:rPr>
          <w:rFonts w:ascii="Times New Roman" w:hAnsi="Times New Roman"/>
          <w:sz w:val="28"/>
          <w:szCs w:val="28"/>
        </w:rPr>
        <w:t>ф</w:t>
      </w:r>
      <w:r w:rsidRPr="000B7F68">
        <w:rPr>
          <w:rFonts w:ascii="Times New Roman" w:hAnsi="Times New Roman"/>
          <w:sz w:val="28"/>
          <w:szCs w:val="28"/>
        </w:rPr>
        <w:t>амилия</w:t>
      </w:r>
      <w:r w:rsidR="00EB10F3">
        <w:rPr>
          <w:rFonts w:ascii="Times New Roman" w:hAnsi="Times New Roman"/>
          <w:sz w:val="28"/>
          <w:szCs w:val="28"/>
        </w:rPr>
        <w:t xml:space="preserve"> клиента, и</w:t>
      </w:r>
      <w:r w:rsidRPr="000B7F68">
        <w:rPr>
          <w:rFonts w:ascii="Times New Roman" w:hAnsi="Times New Roman"/>
          <w:sz w:val="28"/>
          <w:szCs w:val="28"/>
        </w:rPr>
        <w:t>мя</w:t>
      </w:r>
      <w:r w:rsidR="00EB10F3">
        <w:rPr>
          <w:rFonts w:ascii="Times New Roman" w:hAnsi="Times New Roman"/>
          <w:sz w:val="28"/>
          <w:szCs w:val="28"/>
        </w:rPr>
        <w:t xml:space="preserve"> клиента, отчество клиента, дата рождения, адрес, т</w:t>
      </w:r>
      <w:r w:rsidRPr="000B7F68">
        <w:rPr>
          <w:rFonts w:ascii="Times New Roman" w:hAnsi="Times New Roman"/>
          <w:sz w:val="28"/>
          <w:szCs w:val="28"/>
        </w:rPr>
        <w:t xml:space="preserve">елефон. </w:t>
      </w:r>
      <w:r w:rsidR="00EB10F3">
        <w:rPr>
          <w:rFonts w:ascii="Times New Roman" w:hAnsi="Times New Roman"/>
          <w:sz w:val="28"/>
          <w:szCs w:val="28"/>
        </w:rPr>
        <w:t xml:space="preserve">Уникальный </w:t>
      </w:r>
      <w:r w:rsidRPr="000B7F68">
        <w:rPr>
          <w:rFonts w:ascii="Times New Roman" w:hAnsi="Times New Roman"/>
          <w:sz w:val="28"/>
          <w:szCs w:val="28"/>
        </w:rPr>
        <w:t>идентификатор сущности Клиент: Код клиента.</w:t>
      </w:r>
    </w:p>
    <w:p w14:paraId="06C34D51" w14:textId="77777777" w:rsidR="000B7F68" w:rsidRPr="000B7F68" w:rsidRDefault="000B7F68" w:rsidP="00180B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0B7F68">
        <w:rPr>
          <w:rFonts w:ascii="Times New Roman" w:hAnsi="Times New Roman"/>
          <w:b/>
          <w:sz w:val="28"/>
          <w:szCs w:val="28"/>
        </w:rPr>
        <w:t xml:space="preserve">Для описания </w:t>
      </w:r>
      <w:r w:rsidR="00EB10F3">
        <w:rPr>
          <w:rFonts w:ascii="Times New Roman" w:hAnsi="Times New Roman"/>
          <w:b/>
          <w:sz w:val="28"/>
          <w:szCs w:val="28"/>
        </w:rPr>
        <w:t>продукта</w:t>
      </w:r>
      <w:r w:rsidRPr="000B7F68">
        <w:rPr>
          <w:rFonts w:ascii="Times New Roman" w:hAnsi="Times New Roman"/>
          <w:b/>
          <w:sz w:val="28"/>
          <w:szCs w:val="28"/>
        </w:rPr>
        <w:t xml:space="preserve"> требуются такие характеристики, как</w:t>
      </w:r>
      <w:r w:rsidRPr="000B7F68">
        <w:rPr>
          <w:rFonts w:ascii="Times New Roman" w:hAnsi="Times New Roman"/>
          <w:sz w:val="28"/>
          <w:szCs w:val="28"/>
        </w:rPr>
        <w:t xml:space="preserve">: </w:t>
      </w:r>
      <w:r w:rsidR="008B73C9">
        <w:rPr>
          <w:rFonts w:ascii="Times New Roman" w:hAnsi="Times New Roman"/>
          <w:sz w:val="28"/>
          <w:szCs w:val="28"/>
        </w:rPr>
        <w:t>н</w:t>
      </w:r>
      <w:r w:rsidR="00EB10F3">
        <w:rPr>
          <w:rFonts w:ascii="Times New Roman" w:hAnsi="Times New Roman"/>
          <w:sz w:val="28"/>
          <w:szCs w:val="28"/>
        </w:rPr>
        <w:t>аименование</w:t>
      </w:r>
      <w:r w:rsidRPr="000B7F68">
        <w:rPr>
          <w:rFonts w:ascii="Times New Roman" w:hAnsi="Times New Roman"/>
          <w:sz w:val="28"/>
          <w:szCs w:val="28"/>
        </w:rPr>
        <w:t>,</w:t>
      </w:r>
      <w:r w:rsidR="00EB10F3">
        <w:rPr>
          <w:rFonts w:ascii="Times New Roman" w:hAnsi="Times New Roman"/>
          <w:sz w:val="28"/>
          <w:szCs w:val="28"/>
        </w:rPr>
        <w:t xml:space="preserve"> </w:t>
      </w:r>
      <w:r w:rsidR="008B73C9">
        <w:rPr>
          <w:rFonts w:ascii="Times New Roman" w:hAnsi="Times New Roman"/>
          <w:sz w:val="28"/>
          <w:szCs w:val="28"/>
        </w:rPr>
        <w:t>цена</w:t>
      </w:r>
      <w:r w:rsidR="00EB10F3">
        <w:rPr>
          <w:rFonts w:ascii="Times New Roman" w:hAnsi="Times New Roman"/>
          <w:sz w:val="28"/>
          <w:szCs w:val="28"/>
        </w:rPr>
        <w:t>,</w:t>
      </w:r>
      <w:r w:rsidR="008B73C9">
        <w:rPr>
          <w:rFonts w:ascii="Times New Roman" w:hAnsi="Times New Roman"/>
          <w:sz w:val="28"/>
          <w:szCs w:val="28"/>
        </w:rPr>
        <w:t xml:space="preserve"> категория, описание</w:t>
      </w:r>
      <w:r w:rsidR="00EB10F3">
        <w:rPr>
          <w:rFonts w:ascii="Times New Roman" w:hAnsi="Times New Roman"/>
          <w:sz w:val="28"/>
          <w:szCs w:val="28"/>
        </w:rPr>
        <w:t>.</w:t>
      </w:r>
    </w:p>
    <w:p w14:paraId="0D79D9B8" w14:textId="77777777" w:rsidR="000B7F68" w:rsidRPr="000B7F68" w:rsidRDefault="000B7F68" w:rsidP="00180B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0B7F68">
        <w:rPr>
          <w:rFonts w:ascii="Times New Roman" w:hAnsi="Times New Roman"/>
          <w:b/>
          <w:sz w:val="28"/>
          <w:szCs w:val="28"/>
        </w:rPr>
        <w:t>Таким образом, на данном этапе проектирования получаем 7 сущностей</w:t>
      </w:r>
      <w:r w:rsidRPr="000B7F68">
        <w:rPr>
          <w:rFonts w:ascii="Times New Roman" w:hAnsi="Times New Roman"/>
          <w:sz w:val="28"/>
          <w:szCs w:val="28"/>
        </w:rPr>
        <w:t>:</w:t>
      </w:r>
    </w:p>
    <w:p w14:paraId="16A231A7" w14:textId="77777777" w:rsidR="008B73C9" w:rsidRPr="008B73C9" w:rsidRDefault="008B73C9" w:rsidP="00C35F24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bookmarkStart w:id="149" w:name="_Hlk481875489"/>
      <w:r>
        <w:rPr>
          <w:rFonts w:ascii="Times New Roman" w:hAnsi="Times New Roman"/>
          <w:b/>
          <w:sz w:val="28"/>
          <w:szCs w:val="28"/>
        </w:rPr>
        <w:t>Сотрудник</w:t>
      </w:r>
      <w:r w:rsidR="008D0A59">
        <w:rPr>
          <w:rFonts w:ascii="Times New Roman" w:hAnsi="Times New Roman"/>
          <w:sz w:val="28"/>
          <w:szCs w:val="28"/>
        </w:rPr>
        <w:t>: к</w:t>
      </w:r>
      <w:r w:rsidRPr="008B73C9">
        <w:rPr>
          <w:rFonts w:ascii="Times New Roman" w:hAnsi="Times New Roman"/>
          <w:sz w:val="28"/>
          <w:szCs w:val="28"/>
        </w:rPr>
        <w:t xml:space="preserve">од </w:t>
      </w:r>
      <w:r>
        <w:rPr>
          <w:rFonts w:ascii="Times New Roman" w:hAnsi="Times New Roman"/>
          <w:sz w:val="28"/>
          <w:szCs w:val="28"/>
        </w:rPr>
        <w:t>сотрудника</w:t>
      </w:r>
      <w:r w:rsidRPr="008B73C9">
        <w:rPr>
          <w:rFonts w:ascii="Times New Roman" w:hAnsi="Times New Roman"/>
          <w:sz w:val="28"/>
          <w:szCs w:val="28"/>
        </w:rPr>
        <w:t xml:space="preserve"> (уникальный идентификатор), </w:t>
      </w:r>
      <w:r w:rsidR="00AA2F48">
        <w:rPr>
          <w:rFonts w:ascii="Times New Roman" w:hAnsi="Times New Roman"/>
          <w:sz w:val="28"/>
          <w:szCs w:val="28"/>
        </w:rPr>
        <w:t>ф</w:t>
      </w:r>
      <w:r w:rsidRPr="008B73C9">
        <w:rPr>
          <w:rFonts w:ascii="Times New Roman" w:hAnsi="Times New Roman"/>
          <w:sz w:val="28"/>
          <w:szCs w:val="28"/>
        </w:rPr>
        <w:t>амилия</w:t>
      </w:r>
      <w:r w:rsidR="008D0A59">
        <w:rPr>
          <w:rFonts w:ascii="Times New Roman" w:hAnsi="Times New Roman"/>
          <w:sz w:val="28"/>
          <w:szCs w:val="28"/>
        </w:rPr>
        <w:t>, и</w:t>
      </w:r>
      <w:r w:rsidRPr="008B73C9">
        <w:rPr>
          <w:rFonts w:ascii="Times New Roman" w:hAnsi="Times New Roman"/>
          <w:sz w:val="28"/>
          <w:szCs w:val="28"/>
        </w:rPr>
        <w:t>мя</w:t>
      </w:r>
      <w:r w:rsidR="008D0A59">
        <w:rPr>
          <w:rFonts w:ascii="Times New Roman" w:hAnsi="Times New Roman"/>
          <w:sz w:val="28"/>
          <w:szCs w:val="28"/>
        </w:rPr>
        <w:t>, о</w:t>
      </w:r>
      <w:r w:rsidRPr="008B73C9">
        <w:rPr>
          <w:rFonts w:ascii="Times New Roman" w:hAnsi="Times New Roman"/>
          <w:sz w:val="28"/>
          <w:szCs w:val="28"/>
        </w:rPr>
        <w:t>тчество</w:t>
      </w:r>
      <w:r w:rsidR="008D0A59">
        <w:rPr>
          <w:rFonts w:ascii="Times New Roman" w:hAnsi="Times New Roman"/>
          <w:sz w:val="28"/>
          <w:szCs w:val="28"/>
        </w:rPr>
        <w:t>, а</w:t>
      </w:r>
      <w:r w:rsidRPr="008B73C9">
        <w:rPr>
          <w:rFonts w:ascii="Times New Roman" w:hAnsi="Times New Roman"/>
          <w:sz w:val="28"/>
          <w:szCs w:val="28"/>
        </w:rPr>
        <w:t>дрес</w:t>
      </w:r>
      <w:r w:rsidR="008D0A59">
        <w:rPr>
          <w:rFonts w:ascii="Times New Roman" w:hAnsi="Times New Roman"/>
          <w:sz w:val="28"/>
          <w:szCs w:val="28"/>
        </w:rPr>
        <w:t>, т</w:t>
      </w:r>
      <w:r w:rsidRPr="008B73C9">
        <w:rPr>
          <w:rFonts w:ascii="Times New Roman" w:hAnsi="Times New Roman"/>
          <w:sz w:val="28"/>
          <w:szCs w:val="28"/>
        </w:rPr>
        <w:t>елефон</w:t>
      </w:r>
      <w:r w:rsidR="008D0A59">
        <w:rPr>
          <w:rFonts w:ascii="Times New Roman" w:hAnsi="Times New Roman"/>
          <w:sz w:val="28"/>
          <w:szCs w:val="28"/>
        </w:rPr>
        <w:t>, дата рождения, д</w:t>
      </w:r>
      <w:r w:rsidR="00AA2F48">
        <w:rPr>
          <w:rFonts w:ascii="Times New Roman" w:hAnsi="Times New Roman"/>
          <w:sz w:val="28"/>
          <w:szCs w:val="28"/>
        </w:rPr>
        <w:t>олжность, наставник.</w:t>
      </w:r>
    </w:p>
    <w:p w14:paraId="675783EB" w14:textId="77777777" w:rsidR="00AA2F48" w:rsidRDefault="008B73C9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73C9">
        <w:rPr>
          <w:rFonts w:ascii="Times New Roman" w:hAnsi="Times New Roman"/>
          <w:b/>
          <w:sz w:val="28"/>
          <w:szCs w:val="28"/>
        </w:rPr>
        <w:t>Клиент</w:t>
      </w:r>
      <w:r w:rsidR="008D0A59">
        <w:rPr>
          <w:rFonts w:ascii="Times New Roman" w:hAnsi="Times New Roman"/>
          <w:sz w:val="28"/>
          <w:szCs w:val="28"/>
        </w:rPr>
        <w:t>: к</w:t>
      </w:r>
      <w:r w:rsidRPr="008B73C9">
        <w:rPr>
          <w:rFonts w:ascii="Times New Roman" w:hAnsi="Times New Roman"/>
          <w:sz w:val="28"/>
          <w:szCs w:val="28"/>
        </w:rPr>
        <w:t xml:space="preserve">од клиента (уникальный идентификатор), </w:t>
      </w:r>
      <w:r w:rsidR="008D0A59">
        <w:rPr>
          <w:rFonts w:ascii="Times New Roman" w:hAnsi="Times New Roman"/>
          <w:sz w:val="28"/>
          <w:szCs w:val="28"/>
        </w:rPr>
        <w:t>ф</w:t>
      </w:r>
      <w:r w:rsidRPr="008B73C9">
        <w:rPr>
          <w:rFonts w:ascii="Times New Roman" w:hAnsi="Times New Roman"/>
          <w:sz w:val="28"/>
          <w:szCs w:val="28"/>
        </w:rPr>
        <w:t>амилия</w:t>
      </w:r>
      <w:r w:rsidR="008D0A59">
        <w:rPr>
          <w:rFonts w:ascii="Times New Roman" w:hAnsi="Times New Roman"/>
          <w:sz w:val="28"/>
          <w:szCs w:val="28"/>
        </w:rPr>
        <w:t>, и</w:t>
      </w:r>
      <w:r w:rsidRPr="008B73C9">
        <w:rPr>
          <w:rFonts w:ascii="Times New Roman" w:hAnsi="Times New Roman"/>
          <w:sz w:val="28"/>
          <w:szCs w:val="28"/>
        </w:rPr>
        <w:t>мя</w:t>
      </w:r>
      <w:r w:rsidR="008D0A59">
        <w:rPr>
          <w:rFonts w:ascii="Times New Roman" w:hAnsi="Times New Roman"/>
          <w:sz w:val="28"/>
          <w:szCs w:val="28"/>
        </w:rPr>
        <w:t>, о</w:t>
      </w:r>
      <w:r w:rsidRPr="008B73C9">
        <w:rPr>
          <w:rFonts w:ascii="Times New Roman" w:hAnsi="Times New Roman"/>
          <w:sz w:val="28"/>
          <w:szCs w:val="28"/>
        </w:rPr>
        <w:t>тчество</w:t>
      </w:r>
      <w:r w:rsidR="008D0A59">
        <w:rPr>
          <w:rFonts w:ascii="Times New Roman" w:hAnsi="Times New Roman"/>
          <w:sz w:val="28"/>
          <w:szCs w:val="28"/>
        </w:rPr>
        <w:t>, дата рождения, а</w:t>
      </w:r>
      <w:r w:rsidRPr="008B73C9">
        <w:rPr>
          <w:rFonts w:ascii="Times New Roman" w:hAnsi="Times New Roman"/>
          <w:sz w:val="28"/>
          <w:szCs w:val="28"/>
        </w:rPr>
        <w:t>дрес</w:t>
      </w:r>
      <w:r w:rsidR="008D0A59">
        <w:rPr>
          <w:rFonts w:ascii="Times New Roman" w:hAnsi="Times New Roman"/>
          <w:sz w:val="28"/>
          <w:szCs w:val="28"/>
        </w:rPr>
        <w:t>, т</w:t>
      </w:r>
      <w:r w:rsidRPr="008B73C9">
        <w:rPr>
          <w:rFonts w:ascii="Times New Roman" w:hAnsi="Times New Roman"/>
          <w:sz w:val="28"/>
          <w:szCs w:val="28"/>
        </w:rPr>
        <w:t>елефон</w:t>
      </w:r>
      <w:r w:rsidR="00AA2F48">
        <w:rPr>
          <w:rFonts w:ascii="Times New Roman" w:hAnsi="Times New Roman"/>
          <w:sz w:val="28"/>
          <w:szCs w:val="28"/>
        </w:rPr>
        <w:t>.</w:t>
      </w:r>
    </w:p>
    <w:p w14:paraId="236CCDAD" w14:textId="77777777" w:rsidR="008D0A59" w:rsidRDefault="008D0A59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Продукт</w:t>
      </w:r>
      <w:r>
        <w:rPr>
          <w:rFonts w:ascii="Times New Roman" w:hAnsi="Times New Roman"/>
          <w:sz w:val="28"/>
          <w:szCs w:val="28"/>
        </w:rPr>
        <w:t>: к</w:t>
      </w:r>
      <w:r w:rsidR="008B73C9" w:rsidRPr="008B73C9">
        <w:rPr>
          <w:rFonts w:ascii="Times New Roman" w:hAnsi="Times New Roman"/>
          <w:sz w:val="28"/>
          <w:szCs w:val="28"/>
        </w:rPr>
        <w:t xml:space="preserve">од </w:t>
      </w:r>
      <w:r>
        <w:rPr>
          <w:rFonts w:ascii="Times New Roman" w:hAnsi="Times New Roman"/>
          <w:sz w:val="28"/>
          <w:szCs w:val="28"/>
        </w:rPr>
        <w:t>продукта</w:t>
      </w:r>
      <w:r w:rsidR="008B73C9" w:rsidRPr="008B73C9">
        <w:rPr>
          <w:rFonts w:ascii="Times New Roman" w:hAnsi="Times New Roman"/>
          <w:sz w:val="28"/>
          <w:szCs w:val="28"/>
        </w:rPr>
        <w:t xml:space="preserve"> (уникальный идентификатор), </w:t>
      </w:r>
      <w:r>
        <w:rPr>
          <w:rFonts w:ascii="Times New Roman" w:hAnsi="Times New Roman"/>
          <w:sz w:val="28"/>
          <w:szCs w:val="28"/>
        </w:rPr>
        <w:t>наименование</w:t>
      </w:r>
      <w:r w:rsidRPr="000B7F6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цена, категория, описание.</w:t>
      </w:r>
    </w:p>
    <w:p w14:paraId="201B30A1" w14:textId="77777777" w:rsidR="006050FC" w:rsidRPr="006050FC" w:rsidRDefault="006050FC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50FC">
        <w:rPr>
          <w:rFonts w:ascii="Times New Roman" w:hAnsi="Times New Roman"/>
          <w:b/>
          <w:sz w:val="28"/>
          <w:szCs w:val="28"/>
        </w:rPr>
        <w:t xml:space="preserve">Категория: </w:t>
      </w:r>
      <w:r>
        <w:rPr>
          <w:rFonts w:ascii="Times New Roman" w:hAnsi="Times New Roman"/>
          <w:sz w:val="28"/>
          <w:szCs w:val="28"/>
        </w:rPr>
        <w:t xml:space="preserve">код </w:t>
      </w:r>
      <w:r w:rsidR="00B41F8B">
        <w:rPr>
          <w:rFonts w:ascii="Times New Roman" w:hAnsi="Times New Roman"/>
          <w:sz w:val="28"/>
          <w:szCs w:val="28"/>
        </w:rPr>
        <w:t>продукта (</w:t>
      </w:r>
      <w:r>
        <w:rPr>
          <w:rFonts w:ascii="Times New Roman" w:hAnsi="Times New Roman"/>
          <w:sz w:val="28"/>
          <w:szCs w:val="28"/>
        </w:rPr>
        <w:t>уникальный идентификатор), наименование, описание.</w:t>
      </w:r>
    </w:p>
    <w:p w14:paraId="4E254E9A" w14:textId="77777777" w:rsidR="008B73C9" w:rsidRDefault="008D0A59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Заказы</w:t>
      </w:r>
      <w:r w:rsidR="00BD7826">
        <w:rPr>
          <w:rFonts w:ascii="Times New Roman" w:hAnsi="Times New Roman"/>
          <w:sz w:val="28"/>
          <w:szCs w:val="28"/>
        </w:rPr>
        <w:t>: Код заказа</w:t>
      </w:r>
      <w:r w:rsidR="008B73C9" w:rsidRPr="008B73C9">
        <w:rPr>
          <w:rFonts w:ascii="Times New Roman" w:hAnsi="Times New Roman"/>
          <w:sz w:val="28"/>
          <w:szCs w:val="28"/>
        </w:rPr>
        <w:t xml:space="preserve"> (уникальный и</w:t>
      </w:r>
      <w:r w:rsidR="00BD7826">
        <w:rPr>
          <w:rFonts w:ascii="Times New Roman" w:hAnsi="Times New Roman"/>
          <w:sz w:val="28"/>
          <w:szCs w:val="28"/>
        </w:rPr>
        <w:t>дентификатор), код клиента, код сотрудника, код продукта, количество, сумма заказа, дата, описание, статус.</w:t>
      </w:r>
    </w:p>
    <w:p w14:paraId="08455A0B" w14:textId="77777777" w:rsidR="008D0A59" w:rsidRDefault="008D0A59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0A59">
        <w:rPr>
          <w:rFonts w:ascii="Times New Roman" w:hAnsi="Times New Roman"/>
          <w:b/>
          <w:sz w:val="28"/>
          <w:szCs w:val="28"/>
        </w:rPr>
        <w:t>Акции</w:t>
      </w:r>
      <w:r w:rsidRPr="00BD7826">
        <w:rPr>
          <w:rFonts w:ascii="Times New Roman" w:hAnsi="Times New Roman"/>
          <w:b/>
          <w:sz w:val="28"/>
          <w:szCs w:val="28"/>
        </w:rPr>
        <w:t>:</w:t>
      </w:r>
      <w:r w:rsidR="00BD7826">
        <w:rPr>
          <w:rFonts w:ascii="Times New Roman" w:hAnsi="Times New Roman"/>
          <w:b/>
          <w:sz w:val="28"/>
          <w:szCs w:val="28"/>
        </w:rPr>
        <w:t xml:space="preserve"> </w:t>
      </w:r>
      <w:r w:rsidR="00BD7826">
        <w:rPr>
          <w:rFonts w:ascii="Times New Roman" w:hAnsi="Times New Roman"/>
          <w:sz w:val="28"/>
          <w:szCs w:val="28"/>
        </w:rPr>
        <w:t>код акции (уникальный идентификатор)</w:t>
      </w:r>
      <w:r w:rsidR="00BD7826" w:rsidRPr="00BD7826">
        <w:rPr>
          <w:rFonts w:ascii="Times New Roman" w:hAnsi="Times New Roman"/>
          <w:b/>
          <w:sz w:val="28"/>
          <w:szCs w:val="28"/>
        </w:rPr>
        <w:t xml:space="preserve"> </w:t>
      </w:r>
      <w:r w:rsidR="00BD7826">
        <w:rPr>
          <w:rFonts w:ascii="Times New Roman" w:hAnsi="Times New Roman"/>
          <w:sz w:val="28"/>
          <w:szCs w:val="28"/>
        </w:rPr>
        <w:t>название, цена, описание, дата окончания</w:t>
      </w:r>
      <w:r w:rsidR="004F7A30">
        <w:rPr>
          <w:rFonts w:ascii="Times New Roman" w:hAnsi="Times New Roman"/>
          <w:sz w:val="28"/>
          <w:szCs w:val="28"/>
        </w:rPr>
        <w:t>, продукт</w:t>
      </w:r>
      <w:r w:rsidR="00BD7826">
        <w:rPr>
          <w:rFonts w:ascii="Times New Roman" w:hAnsi="Times New Roman"/>
          <w:sz w:val="28"/>
          <w:szCs w:val="28"/>
        </w:rPr>
        <w:t>.</w:t>
      </w:r>
    </w:p>
    <w:p w14:paraId="679C0148" w14:textId="77777777" w:rsidR="008B73C9" w:rsidRPr="004150FA" w:rsidRDefault="0021322A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50" w:name="_Hlk481875494"/>
      <w:bookmarkEnd w:id="149"/>
      <w:r>
        <w:rPr>
          <w:rFonts w:ascii="Times New Roman" w:hAnsi="Times New Roman"/>
          <w:b/>
          <w:sz w:val="28"/>
          <w:szCs w:val="28"/>
        </w:rPr>
        <w:t>Должности</w:t>
      </w:r>
      <w:r w:rsidRPr="0021322A"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код категории (уникальный идентификатор), название, обязанности.</w:t>
      </w:r>
    </w:p>
    <w:bookmarkEnd w:id="150"/>
    <w:p w14:paraId="66EA0437" w14:textId="77777777" w:rsidR="008B73C9" w:rsidRPr="008B73C9" w:rsidRDefault="008B73C9" w:rsidP="006A65CA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8B73C9">
        <w:rPr>
          <w:rFonts w:ascii="Times New Roman" w:hAnsi="Times New Roman"/>
          <w:b/>
          <w:sz w:val="28"/>
          <w:szCs w:val="28"/>
        </w:rPr>
        <w:lastRenderedPageBreak/>
        <w:t>Определение связей</w:t>
      </w:r>
    </w:p>
    <w:p w14:paraId="3AB0A2C0" w14:textId="77777777" w:rsidR="004150FA" w:rsidRDefault="004150FA" w:rsidP="00D4010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связей между сущностями состоим описание предметной области при помощи высказываний на естественном языке.</w:t>
      </w:r>
    </w:p>
    <w:p w14:paraId="25606164" w14:textId="2D6D38AE" w:rsidR="00E031A0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</w:t>
      </w:r>
      <w:r w:rsidR="00E031A0" w:rsidRPr="00E031A0">
        <w:rPr>
          <w:rFonts w:ascii="Times New Roman" w:hAnsi="Times New Roman"/>
          <w:sz w:val="28"/>
          <w:szCs w:val="28"/>
        </w:rPr>
        <w:t>юбой КЛИЕНТ соответствует одному или нескольким ЗАК</w:t>
      </w:r>
      <w:r>
        <w:rPr>
          <w:rFonts w:ascii="Times New Roman" w:hAnsi="Times New Roman"/>
          <w:sz w:val="28"/>
          <w:szCs w:val="28"/>
        </w:rPr>
        <w:t>АЗАМ;</w:t>
      </w:r>
    </w:p>
    <w:p w14:paraId="7D84F14C" w14:textId="711CCB47" w:rsidR="00E031A0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E031A0">
        <w:rPr>
          <w:rFonts w:ascii="Times New Roman" w:hAnsi="Times New Roman"/>
          <w:sz w:val="28"/>
          <w:szCs w:val="28"/>
        </w:rPr>
        <w:t>аждому З</w:t>
      </w:r>
      <w:r>
        <w:rPr>
          <w:rFonts w:ascii="Times New Roman" w:hAnsi="Times New Roman"/>
          <w:sz w:val="28"/>
          <w:szCs w:val="28"/>
        </w:rPr>
        <w:t>АКАЗУ соответствует один КЛИЕНТ;</w:t>
      </w:r>
    </w:p>
    <w:p w14:paraId="7029E4BF" w14:textId="24509CCC" w:rsidR="00E031A0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E031A0">
        <w:rPr>
          <w:rFonts w:ascii="Times New Roman" w:hAnsi="Times New Roman"/>
          <w:sz w:val="28"/>
          <w:szCs w:val="28"/>
        </w:rPr>
        <w:t>аждому СОТРУДНИКУ соответст</w:t>
      </w:r>
      <w:r>
        <w:rPr>
          <w:rFonts w:ascii="Times New Roman" w:hAnsi="Times New Roman"/>
          <w:sz w:val="28"/>
          <w:szCs w:val="28"/>
        </w:rPr>
        <w:t>вует один или несколько ЗАКАЗОВ;</w:t>
      </w:r>
    </w:p>
    <w:p w14:paraId="12396235" w14:textId="2BA010F1" w:rsidR="00E031A0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каждый</w:t>
      </w:r>
      <w:r w:rsidR="00E031A0">
        <w:rPr>
          <w:rFonts w:ascii="Times New Roman" w:hAnsi="Times New Roman"/>
          <w:sz w:val="28"/>
          <w:szCs w:val="28"/>
        </w:rPr>
        <w:t xml:space="preserve"> СОТРУДНИ</w:t>
      </w:r>
      <w:r>
        <w:rPr>
          <w:rFonts w:ascii="Times New Roman" w:hAnsi="Times New Roman"/>
          <w:sz w:val="28"/>
          <w:szCs w:val="28"/>
        </w:rPr>
        <w:t>К соответствует одной ДОЛЖНОСТИ;</w:t>
      </w:r>
    </w:p>
    <w:p w14:paraId="3E79579B" w14:textId="2E88E66A" w:rsidR="00E031A0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E031A0">
        <w:rPr>
          <w:rFonts w:ascii="Times New Roman" w:hAnsi="Times New Roman"/>
          <w:sz w:val="28"/>
          <w:szCs w:val="28"/>
        </w:rPr>
        <w:t>аждая ДОЛЖНОСТЬ соответствует одному или нескольким СОТРУДНИКАМ, но может не соответство</w:t>
      </w:r>
      <w:r>
        <w:rPr>
          <w:rFonts w:ascii="Times New Roman" w:hAnsi="Times New Roman"/>
          <w:sz w:val="28"/>
          <w:szCs w:val="28"/>
        </w:rPr>
        <w:t>вать ни одному;</w:t>
      </w:r>
    </w:p>
    <w:p w14:paraId="5022B2AB" w14:textId="4513FE5C" w:rsidR="00E031A0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E031A0">
        <w:rPr>
          <w:rFonts w:ascii="Times New Roman" w:hAnsi="Times New Roman"/>
          <w:sz w:val="28"/>
          <w:szCs w:val="28"/>
        </w:rPr>
        <w:t xml:space="preserve">аждая КАТЕГОРИЯ соответствует одному или нескольким </w:t>
      </w:r>
      <w:r w:rsidR="006050FC">
        <w:rPr>
          <w:rFonts w:ascii="Times New Roman" w:hAnsi="Times New Roman"/>
          <w:sz w:val="28"/>
          <w:szCs w:val="28"/>
        </w:rPr>
        <w:t>ПРОДУКТАМ, но мо</w:t>
      </w:r>
      <w:r>
        <w:rPr>
          <w:rFonts w:ascii="Times New Roman" w:hAnsi="Times New Roman"/>
          <w:sz w:val="28"/>
          <w:szCs w:val="28"/>
        </w:rPr>
        <w:t>жет не соответствовать ни одной;</w:t>
      </w:r>
    </w:p>
    <w:p w14:paraId="5E2D3066" w14:textId="09322E3B" w:rsidR="006050FC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6050FC">
        <w:rPr>
          <w:rFonts w:ascii="Times New Roman" w:hAnsi="Times New Roman"/>
          <w:sz w:val="28"/>
          <w:szCs w:val="28"/>
        </w:rPr>
        <w:t>аждый ПРОДУКТ соответствует одному или нескольким ЗАКАЗАМ, но мож</w:t>
      </w:r>
      <w:r>
        <w:rPr>
          <w:rFonts w:ascii="Times New Roman" w:hAnsi="Times New Roman"/>
          <w:sz w:val="28"/>
          <w:szCs w:val="28"/>
        </w:rPr>
        <w:t>ет не соответствовать ни одному;</w:t>
      </w:r>
    </w:p>
    <w:p w14:paraId="06A69093" w14:textId="30A685E8" w:rsidR="006050FC" w:rsidRDefault="00D90779" w:rsidP="00D91041">
      <w:pPr>
        <w:pStyle w:val="a5"/>
        <w:numPr>
          <w:ilvl w:val="0"/>
          <w:numId w:val="18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6050FC">
        <w:rPr>
          <w:rFonts w:ascii="Times New Roman" w:hAnsi="Times New Roman"/>
          <w:sz w:val="28"/>
          <w:szCs w:val="28"/>
        </w:rPr>
        <w:t>аждый ЗАКАЗ соответствует одному или нескол</w:t>
      </w:r>
      <w:r w:rsidR="006B70CB">
        <w:rPr>
          <w:rFonts w:ascii="Times New Roman" w:hAnsi="Times New Roman"/>
          <w:sz w:val="28"/>
          <w:szCs w:val="28"/>
        </w:rPr>
        <w:t>ьким ПРОДУКТУ</w:t>
      </w:r>
      <w:r>
        <w:rPr>
          <w:rFonts w:ascii="Times New Roman" w:hAnsi="Times New Roman"/>
          <w:sz w:val="28"/>
          <w:szCs w:val="28"/>
        </w:rPr>
        <w:t>;</w:t>
      </w:r>
    </w:p>
    <w:p w14:paraId="3F0510DF" w14:textId="77777777" w:rsidR="00072646" w:rsidRDefault="00072646" w:rsidP="00C35F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высказываний сформулируем имена связей (табл. 1.1)</w:t>
      </w:r>
    </w:p>
    <w:p w14:paraId="40652110" w14:textId="2BA9AAE1" w:rsidR="00072646" w:rsidRPr="00072646" w:rsidRDefault="00644434" w:rsidP="00C35F2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1.1 – Имена связей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A6A1E" w:rsidRPr="005A6A1E" w14:paraId="0EE742D1" w14:textId="77777777" w:rsidTr="005A6A1E">
        <w:tc>
          <w:tcPr>
            <w:tcW w:w="3114" w:type="dxa"/>
          </w:tcPr>
          <w:p w14:paraId="02B24BCB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Имя связи</w:t>
            </w:r>
          </w:p>
        </w:tc>
        <w:tc>
          <w:tcPr>
            <w:tcW w:w="3115" w:type="dxa"/>
          </w:tcPr>
          <w:p w14:paraId="0D124A38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Тип связи</w:t>
            </w:r>
          </w:p>
        </w:tc>
        <w:tc>
          <w:tcPr>
            <w:tcW w:w="3115" w:type="dxa"/>
          </w:tcPr>
          <w:p w14:paraId="11B604EA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Мощность связи</w:t>
            </w:r>
          </w:p>
        </w:tc>
      </w:tr>
      <w:tr w:rsidR="005A6A1E" w:rsidRPr="005A6A1E" w14:paraId="429B6806" w14:textId="77777777" w:rsidTr="005A6A1E">
        <w:tc>
          <w:tcPr>
            <w:tcW w:w="3114" w:type="dxa"/>
          </w:tcPr>
          <w:p w14:paraId="58FB10E5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КЛИЕНТ вносится в ЗАКАЗ</w:t>
            </w:r>
          </w:p>
        </w:tc>
        <w:tc>
          <w:tcPr>
            <w:tcW w:w="3115" w:type="dxa"/>
          </w:tcPr>
          <w:p w14:paraId="32C415E5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1</w:t>
            </w:r>
            <w:r w:rsidRPr="005A6A1E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Pr="005A6A1E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  <w:tc>
          <w:tcPr>
            <w:tcW w:w="3115" w:type="dxa"/>
          </w:tcPr>
          <w:p w14:paraId="2788B52E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eastAsia="Calibri" w:hAnsi="Times New Roman"/>
                <w:sz w:val="24"/>
                <w:szCs w:val="24"/>
              </w:rPr>
              <w:t>0, 1, или более</w:t>
            </w:r>
          </w:p>
        </w:tc>
      </w:tr>
      <w:tr w:rsidR="005A6A1E" w:rsidRPr="005A6A1E" w14:paraId="607101F2" w14:textId="77777777" w:rsidTr="005A6A1E">
        <w:tc>
          <w:tcPr>
            <w:tcW w:w="3114" w:type="dxa"/>
          </w:tcPr>
          <w:p w14:paraId="5EF27E80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СОТРУДНИК вносится в ЖУРНАЛ</w:t>
            </w:r>
          </w:p>
        </w:tc>
        <w:tc>
          <w:tcPr>
            <w:tcW w:w="3115" w:type="dxa"/>
          </w:tcPr>
          <w:p w14:paraId="17EBE9EA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1</w:t>
            </w:r>
            <w:r w:rsidRPr="005A6A1E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Pr="005A6A1E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  <w:tc>
          <w:tcPr>
            <w:tcW w:w="3115" w:type="dxa"/>
          </w:tcPr>
          <w:p w14:paraId="507981AF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eastAsia="Calibri" w:hAnsi="Times New Roman"/>
                <w:sz w:val="24"/>
                <w:szCs w:val="24"/>
              </w:rPr>
              <w:t>0, 1, или более</w:t>
            </w:r>
          </w:p>
        </w:tc>
      </w:tr>
      <w:tr w:rsidR="005A6A1E" w:rsidRPr="005A6A1E" w14:paraId="0E881796" w14:textId="77777777" w:rsidTr="005A6A1E">
        <w:tc>
          <w:tcPr>
            <w:tcW w:w="3114" w:type="dxa"/>
          </w:tcPr>
          <w:p w14:paraId="6A6485EA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ПРОДУКТ вносится в журнал</w:t>
            </w:r>
          </w:p>
        </w:tc>
        <w:tc>
          <w:tcPr>
            <w:tcW w:w="3115" w:type="dxa"/>
          </w:tcPr>
          <w:p w14:paraId="2D725C84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1</w:t>
            </w:r>
            <w:r w:rsidRPr="005A6A1E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Pr="005A6A1E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3115" w:type="dxa"/>
          </w:tcPr>
          <w:p w14:paraId="17540D1F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eastAsia="Calibri" w:hAnsi="Times New Roman"/>
                <w:sz w:val="24"/>
                <w:szCs w:val="24"/>
              </w:rPr>
              <w:t>0, 1, или более</w:t>
            </w:r>
          </w:p>
        </w:tc>
      </w:tr>
      <w:tr w:rsidR="005A6A1E" w:rsidRPr="005A6A1E" w14:paraId="0FAF73C9" w14:textId="77777777" w:rsidTr="005A6A1E">
        <w:tc>
          <w:tcPr>
            <w:tcW w:w="3114" w:type="dxa"/>
          </w:tcPr>
          <w:p w14:paraId="15FD873F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КАТЕГОРИЯ используется в ПРОДУКТЕ</w:t>
            </w:r>
          </w:p>
        </w:tc>
        <w:tc>
          <w:tcPr>
            <w:tcW w:w="3115" w:type="dxa"/>
          </w:tcPr>
          <w:p w14:paraId="3A3A46BE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1</w:t>
            </w:r>
            <w:r w:rsidRPr="005A6A1E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Pr="005A6A1E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  <w:tc>
          <w:tcPr>
            <w:tcW w:w="3115" w:type="dxa"/>
          </w:tcPr>
          <w:p w14:paraId="68B8AC1B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eastAsia="Calibri" w:hAnsi="Times New Roman"/>
                <w:sz w:val="24"/>
                <w:szCs w:val="24"/>
              </w:rPr>
              <w:t>0, 1, или более</w:t>
            </w:r>
          </w:p>
        </w:tc>
      </w:tr>
      <w:tr w:rsidR="005A6A1E" w:rsidRPr="005A6A1E" w14:paraId="5A9868AB" w14:textId="77777777" w:rsidTr="005A6A1E">
        <w:tc>
          <w:tcPr>
            <w:tcW w:w="3114" w:type="dxa"/>
          </w:tcPr>
          <w:p w14:paraId="58F98FAE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К ДОЛЖНОСТИ относится СОТРУДНИК</w:t>
            </w:r>
          </w:p>
        </w:tc>
        <w:tc>
          <w:tcPr>
            <w:tcW w:w="3115" w:type="dxa"/>
          </w:tcPr>
          <w:p w14:paraId="7909DFBF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hAnsi="Times New Roman"/>
                <w:sz w:val="24"/>
                <w:szCs w:val="24"/>
              </w:rPr>
              <w:t>1</w:t>
            </w:r>
            <w:r w:rsidRPr="005A6A1E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Pr="005A6A1E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  <w:tc>
          <w:tcPr>
            <w:tcW w:w="3115" w:type="dxa"/>
          </w:tcPr>
          <w:p w14:paraId="0AD9A4EA" w14:textId="77777777" w:rsidR="005A6A1E" w:rsidRPr="005A6A1E" w:rsidRDefault="005A6A1E" w:rsidP="0070463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A6A1E">
              <w:rPr>
                <w:rFonts w:ascii="Times New Roman" w:eastAsia="Calibri" w:hAnsi="Times New Roman"/>
                <w:sz w:val="24"/>
                <w:szCs w:val="24"/>
              </w:rPr>
              <w:t>0, 1, или более</w:t>
            </w:r>
          </w:p>
        </w:tc>
      </w:tr>
    </w:tbl>
    <w:p w14:paraId="23F442C9" w14:textId="77777777" w:rsidR="005A6A1E" w:rsidRPr="005A6A1E" w:rsidRDefault="005A6A1E" w:rsidP="00D4010A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14:paraId="6CB2EA9D" w14:textId="77777777" w:rsidR="005A6A1E" w:rsidRPr="005A6A1E" w:rsidRDefault="005A6A1E" w:rsidP="00D4010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5A6A1E">
        <w:rPr>
          <w:rFonts w:ascii="Times New Roman" w:hAnsi="Times New Roman"/>
          <w:b/>
          <w:sz w:val="28"/>
          <w:szCs w:val="28"/>
        </w:rPr>
        <w:t>Построение логической модели</w:t>
      </w:r>
    </w:p>
    <w:p w14:paraId="26DF81D2" w14:textId="77777777" w:rsidR="004150FA" w:rsidRDefault="005A6A1E" w:rsidP="00D4010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A6A1E">
        <w:rPr>
          <w:rFonts w:ascii="Times New Roman" w:hAnsi="Times New Roman"/>
          <w:sz w:val="28"/>
          <w:szCs w:val="28"/>
        </w:rPr>
        <w:t>Для построения логической модели информационной системы используем средство концептуального моделирования реляционных баз данных ERwin.</w:t>
      </w:r>
    </w:p>
    <w:p w14:paraId="678427A2" w14:textId="77777777" w:rsidR="005A6A1E" w:rsidRDefault="005A6A1E" w:rsidP="00D4010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Логический уровень или логическая </w:t>
      </w:r>
      <w:r w:rsidR="00130194">
        <w:rPr>
          <w:rFonts w:ascii="Times New Roman" w:hAnsi="Times New Roman"/>
          <w:sz w:val="28"/>
          <w:szCs w:val="28"/>
        </w:rPr>
        <w:t xml:space="preserve">модель (точка зрения пользователя) – это абстрактный взгляд на данные, когда они представляются так, как выглядят в реальном мире. Объекты модели, представляемые на логическом уровне, называются сущностями и атрибутами, Термин «логический уровень» в </w:t>
      </w:r>
      <w:r w:rsidR="00130194">
        <w:rPr>
          <w:rFonts w:ascii="Times New Roman" w:hAnsi="Times New Roman"/>
          <w:sz w:val="28"/>
          <w:szCs w:val="28"/>
          <w:lang w:val="en-US"/>
        </w:rPr>
        <w:t>Erwin</w:t>
      </w:r>
      <w:r w:rsidR="00130194" w:rsidRPr="00130194">
        <w:rPr>
          <w:rFonts w:ascii="Times New Roman" w:hAnsi="Times New Roman"/>
          <w:sz w:val="28"/>
          <w:szCs w:val="28"/>
        </w:rPr>
        <w:t xml:space="preserve"> </w:t>
      </w:r>
      <w:r w:rsidR="00130194">
        <w:rPr>
          <w:rFonts w:ascii="Times New Roman" w:hAnsi="Times New Roman"/>
          <w:sz w:val="28"/>
          <w:szCs w:val="28"/>
        </w:rPr>
        <w:t>соответствует концептуальной модели. Логическая модели данных является универсальной и несвязанной с конкретной реализацией в системе управления базой данных.</w:t>
      </w:r>
    </w:p>
    <w:p w14:paraId="53F16398" w14:textId="77777777" w:rsidR="006A65CA" w:rsidRDefault="006A65CA" w:rsidP="00D4010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E868DB7" w14:textId="77777777" w:rsidR="006A65CA" w:rsidRDefault="006A65CA" w:rsidP="00D4010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AF79AF8" w14:textId="77777777" w:rsidR="006A65CA" w:rsidRPr="00012373" w:rsidRDefault="006A65CA" w:rsidP="006A65C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444D3EB4" wp14:editId="626B4D8A">
            <wp:simplePos x="0" y="0"/>
            <wp:positionH relativeFrom="column">
              <wp:posOffset>1514475</wp:posOffset>
            </wp:positionH>
            <wp:positionV relativeFrom="page">
              <wp:posOffset>1249045</wp:posOffset>
            </wp:positionV>
            <wp:extent cx="2613025" cy="1895475"/>
            <wp:effectExtent l="0" t="0" r="0" b="9525"/>
            <wp:wrapTopAndBottom/>
            <wp:docPr id="778" name="Рисунок 778" descr="C:\Users\Dima\AppData\Local\Microsoft\Windows\INetCache\Content.Word\Снимок экрана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ima\AppData\Local\Microsoft\Windows\INetCache\Content.Word\Снимок экрана (10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194">
        <w:rPr>
          <w:rFonts w:ascii="Times New Roman" w:hAnsi="Times New Roman"/>
          <w:sz w:val="28"/>
          <w:szCs w:val="28"/>
        </w:rPr>
        <w:t>Внесем выделенн</w:t>
      </w:r>
      <w:r w:rsidR="00012373">
        <w:rPr>
          <w:rFonts w:ascii="Times New Roman" w:hAnsi="Times New Roman"/>
          <w:sz w:val="28"/>
          <w:szCs w:val="28"/>
        </w:rPr>
        <w:t>ые сущности в логическую модель</w:t>
      </w:r>
      <w:r w:rsidR="00012373" w:rsidRPr="00012373">
        <w:rPr>
          <w:rFonts w:ascii="Times New Roman" w:hAnsi="Times New Roman"/>
          <w:sz w:val="28"/>
          <w:szCs w:val="28"/>
        </w:rPr>
        <w:t xml:space="preserve"> (</w:t>
      </w:r>
      <w:r w:rsidR="00012373">
        <w:rPr>
          <w:rFonts w:ascii="Times New Roman" w:hAnsi="Times New Roman"/>
          <w:sz w:val="28"/>
          <w:szCs w:val="28"/>
        </w:rPr>
        <w:t>рис. 2.1</w:t>
      </w:r>
      <w:r w:rsidR="00012373" w:rsidRPr="00012373">
        <w:rPr>
          <w:rFonts w:ascii="Times New Roman" w:hAnsi="Times New Roman"/>
          <w:sz w:val="28"/>
          <w:szCs w:val="28"/>
        </w:rPr>
        <w:t>):</w:t>
      </w:r>
    </w:p>
    <w:p w14:paraId="4800EEBD" w14:textId="77777777" w:rsidR="00AF7A1E" w:rsidRDefault="00E47F3F" w:rsidP="006A65C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 – Сущности логической модели</w:t>
      </w:r>
    </w:p>
    <w:p w14:paraId="62106305" w14:textId="5559B0D9" w:rsidR="007A4914" w:rsidRDefault="00E47F3F" w:rsidP="0029717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дальнейшего построения логической модели создадим таблицу, определив для каждой сущности атрибуты, мигрирующие ключи и предварительные типы данных (табл. 2.2). Мигрирующими ключами являются атрибуты р</w:t>
      </w:r>
      <w:r w:rsidR="00297179">
        <w:rPr>
          <w:rFonts w:ascii="Times New Roman" w:hAnsi="Times New Roman"/>
          <w:sz w:val="28"/>
          <w:szCs w:val="28"/>
        </w:rPr>
        <w:t>одительских сущностей в связях.</w:t>
      </w:r>
    </w:p>
    <w:p w14:paraId="29B3ADCE" w14:textId="77777777" w:rsidR="007A4914" w:rsidRPr="007A4914" w:rsidRDefault="007A4914" w:rsidP="006A65CA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7A4914">
        <w:rPr>
          <w:rFonts w:ascii="Times New Roman" w:hAnsi="Times New Roman"/>
          <w:b/>
          <w:sz w:val="28"/>
          <w:szCs w:val="28"/>
        </w:rPr>
        <w:t>Характеристика сущностей логической модели</w:t>
      </w:r>
    </w:p>
    <w:p w14:paraId="6D1F7C65" w14:textId="77777777" w:rsidR="007A4914" w:rsidRPr="00E47F3F" w:rsidRDefault="007A4914" w:rsidP="00D4010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A4914">
        <w:rPr>
          <w:rFonts w:ascii="Times New Roman" w:hAnsi="Times New Roman"/>
          <w:sz w:val="28"/>
          <w:szCs w:val="28"/>
        </w:rPr>
        <w:t>Таблица 2.2 – Характеристика сущностей логической модели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1"/>
        <w:gridCol w:w="1744"/>
        <w:gridCol w:w="1801"/>
        <w:gridCol w:w="1862"/>
        <w:gridCol w:w="2236"/>
      </w:tblGrid>
      <w:tr w:rsidR="00B41ABD" w:rsidRPr="00B41ABD" w14:paraId="0AAEA538" w14:textId="77777777" w:rsidTr="00AA2F48">
        <w:tc>
          <w:tcPr>
            <w:tcW w:w="1701" w:type="dxa"/>
          </w:tcPr>
          <w:p w14:paraId="6BF4103F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B41ABD">
              <w:rPr>
                <w:rFonts w:ascii="Times New Roman" w:hAnsi="Times New Roman"/>
                <w:b/>
                <w:sz w:val="24"/>
                <w:szCs w:val="24"/>
              </w:rPr>
              <w:t>Сущность</w:t>
            </w:r>
          </w:p>
        </w:tc>
        <w:tc>
          <w:tcPr>
            <w:tcW w:w="1744" w:type="dxa"/>
          </w:tcPr>
          <w:p w14:paraId="0D202DE9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B41ABD">
              <w:rPr>
                <w:rFonts w:ascii="Times New Roman" w:hAnsi="Times New Roman"/>
                <w:b/>
                <w:sz w:val="24"/>
                <w:szCs w:val="24"/>
              </w:rPr>
              <w:t>Атрибут первичного ключа</w:t>
            </w:r>
          </w:p>
        </w:tc>
        <w:tc>
          <w:tcPr>
            <w:tcW w:w="1801" w:type="dxa"/>
          </w:tcPr>
          <w:p w14:paraId="268E0236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B41ABD">
              <w:rPr>
                <w:rFonts w:ascii="Times New Roman" w:hAnsi="Times New Roman"/>
                <w:b/>
                <w:sz w:val="24"/>
                <w:szCs w:val="24"/>
              </w:rPr>
              <w:t>Собственные атрибуты</w:t>
            </w:r>
          </w:p>
        </w:tc>
        <w:tc>
          <w:tcPr>
            <w:tcW w:w="1862" w:type="dxa"/>
          </w:tcPr>
          <w:p w14:paraId="30F79ECB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B41ABD">
              <w:rPr>
                <w:rFonts w:ascii="Times New Roman" w:hAnsi="Times New Roman"/>
                <w:b/>
                <w:sz w:val="24"/>
                <w:szCs w:val="24"/>
              </w:rPr>
              <w:t>Мигрирующие ключи</w:t>
            </w:r>
          </w:p>
        </w:tc>
        <w:tc>
          <w:tcPr>
            <w:tcW w:w="2236" w:type="dxa"/>
          </w:tcPr>
          <w:p w14:paraId="2693AF09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B41ABD">
              <w:rPr>
                <w:rFonts w:ascii="Times New Roman" w:hAnsi="Times New Roman"/>
                <w:b/>
                <w:sz w:val="24"/>
                <w:szCs w:val="24"/>
              </w:rPr>
              <w:t>Предварительный тип данных</w:t>
            </w:r>
          </w:p>
        </w:tc>
      </w:tr>
      <w:tr w:rsidR="00B41ABD" w:rsidRPr="00B41ABD" w14:paraId="658AD95B" w14:textId="77777777" w:rsidTr="00AA2F48">
        <w:tc>
          <w:tcPr>
            <w:tcW w:w="1701" w:type="dxa"/>
          </w:tcPr>
          <w:p w14:paraId="69050A9E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Сотрудник</w:t>
            </w:r>
          </w:p>
        </w:tc>
        <w:tc>
          <w:tcPr>
            <w:tcW w:w="1744" w:type="dxa"/>
          </w:tcPr>
          <w:p w14:paraId="01752EDC" w14:textId="77777777" w:rsidR="00B41ABD" w:rsidRPr="00B41ABD" w:rsidRDefault="00B54B43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</w:t>
            </w:r>
            <w:r w:rsidR="00B41ABD">
              <w:rPr>
                <w:rFonts w:ascii="Times New Roman" w:hAnsi="Times New Roman"/>
                <w:sz w:val="24"/>
                <w:szCs w:val="24"/>
              </w:rPr>
              <w:t>од сотрудника</w:t>
            </w:r>
          </w:p>
        </w:tc>
        <w:tc>
          <w:tcPr>
            <w:tcW w:w="1801" w:type="dxa"/>
          </w:tcPr>
          <w:p w14:paraId="07937123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3E67FC92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36513C80" w14:textId="77777777" w:rsidR="00B41ABD" w:rsidRPr="00B41F8B" w:rsidRDefault="00B41F8B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41ABD" w:rsidRPr="00B41ABD" w14:paraId="3E89BF2A" w14:textId="77777777" w:rsidTr="00AA2F48">
        <w:tc>
          <w:tcPr>
            <w:tcW w:w="1701" w:type="dxa"/>
          </w:tcPr>
          <w:p w14:paraId="1AC1769D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AF036DC" w14:textId="77777777" w:rsidR="00B41ABD" w:rsidRPr="00AA2F48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C7556E3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1862" w:type="dxa"/>
          </w:tcPr>
          <w:p w14:paraId="7C930872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2FB7F048" w14:textId="77777777" w:rsidR="00B41ABD" w:rsidRPr="00D01E4C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41ABD" w:rsidRPr="00B41ABD" w14:paraId="727A4135" w14:textId="77777777" w:rsidTr="00AA2F48">
        <w:tc>
          <w:tcPr>
            <w:tcW w:w="1701" w:type="dxa"/>
          </w:tcPr>
          <w:p w14:paraId="45779343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759457D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56CB7F36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1862" w:type="dxa"/>
          </w:tcPr>
          <w:p w14:paraId="57DC1A4D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31E9D417" w14:textId="77777777" w:rsidR="00B41ABD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41ABD" w:rsidRPr="00B41ABD" w14:paraId="21F5ECD9" w14:textId="77777777" w:rsidTr="00AA2F48">
        <w:tc>
          <w:tcPr>
            <w:tcW w:w="1701" w:type="dxa"/>
          </w:tcPr>
          <w:p w14:paraId="572479B3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2D5DB426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7ED4F3C3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1862" w:type="dxa"/>
          </w:tcPr>
          <w:p w14:paraId="4A987780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562D467C" w14:textId="77777777" w:rsidR="00B41ABD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41ABD" w:rsidRPr="00B41ABD" w14:paraId="56D299DC" w14:textId="77777777" w:rsidTr="00AA2F48">
        <w:tc>
          <w:tcPr>
            <w:tcW w:w="1701" w:type="dxa"/>
          </w:tcPr>
          <w:p w14:paraId="728C0696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0E5ACD2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06239F60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862" w:type="dxa"/>
          </w:tcPr>
          <w:p w14:paraId="1FA5EA5D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3B1CB182" w14:textId="77777777" w:rsidR="00B41ABD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AA2F48" w:rsidRPr="00B41ABD" w14:paraId="3F54598A" w14:textId="77777777" w:rsidTr="00AA2F48">
        <w:tc>
          <w:tcPr>
            <w:tcW w:w="1701" w:type="dxa"/>
          </w:tcPr>
          <w:p w14:paraId="686575F8" w14:textId="77777777" w:rsidR="00AA2F48" w:rsidRPr="00B41ABD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76B9E43" w14:textId="77777777" w:rsidR="00AA2F48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16A32AC9" w14:textId="77777777" w:rsidR="00AA2F48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1862" w:type="dxa"/>
          </w:tcPr>
          <w:p w14:paraId="0CAD2E93" w14:textId="77777777" w:rsidR="00AA2F48" w:rsidRPr="00B41ABD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6AE070CD" w14:textId="77777777" w:rsidR="00AA2F48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AA2F48" w:rsidRPr="00B41ABD" w14:paraId="580574D8" w14:textId="77777777" w:rsidTr="00AA2F48">
        <w:tc>
          <w:tcPr>
            <w:tcW w:w="1701" w:type="dxa"/>
          </w:tcPr>
          <w:p w14:paraId="21FBE0B8" w14:textId="77777777" w:rsidR="00AA2F48" w:rsidRPr="00B41ABD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56E8C7A9" w14:textId="77777777" w:rsidR="00AA2F48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B408FE9" w14:textId="77777777" w:rsidR="00AA2F48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w="1862" w:type="dxa"/>
          </w:tcPr>
          <w:p w14:paraId="36DDBE9A" w14:textId="77777777" w:rsidR="00AA2F48" w:rsidRPr="00B41ABD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73E5F56E" w14:textId="77777777" w:rsidR="00AA2F48" w:rsidRPr="00D01E4C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</w:tr>
      <w:tr w:rsidR="00AA2F48" w:rsidRPr="00B41ABD" w14:paraId="5AE11047" w14:textId="77777777" w:rsidTr="00AA2F48">
        <w:tc>
          <w:tcPr>
            <w:tcW w:w="1701" w:type="dxa"/>
          </w:tcPr>
          <w:p w14:paraId="64607448" w14:textId="77777777" w:rsidR="00AA2F48" w:rsidRPr="00B41ABD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6359EAFC" w14:textId="77777777" w:rsidR="00AA2F48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0B98B6EB" w14:textId="77777777" w:rsidR="00AA2F48" w:rsidRPr="00B41ABD" w:rsidRDefault="00AA2F4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7CAE0206" w14:textId="77777777" w:rsidR="00AA2F48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2236" w:type="dxa"/>
          </w:tcPr>
          <w:p w14:paraId="3A90AA46" w14:textId="77777777" w:rsidR="00AA2F48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41ABD" w:rsidRPr="00B41ABD" w14:paraId="5B785D51" w14:textId="77777777" w:rsidTr="00AA2F48">
        <w:tc>
          <w:tcPr>
            <w:tcW w:w="1701" w:type="dxa"/>
          </w:tcPr>
          <w:p w14:paraId="073A4D43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1744" w:type="dxa"/>
          </w:tcPr>
          <w:p w14:paraId="62B2B22B" w14:textId="77777777" w:rsidR="00B41ABD" w:rsidRPr="002801C2" w:rsidRDefault="00B54B43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Д</w:t>
            </w:r>
            <w:r w:rsidR="002801C2">
              <w:rPr>
                <w:rFonts w:ascii="Times New Roman" w:hAnsi="Times New Roman"/>
                <w:sz w:val="24"/>
                <w:szCs w:val="24"/>
              </w:rPr>
              <w:t>олжности</w:t>
            </w:r>
          </w:p>
        </w:tc>
        <w:tc>
          <w:tcPr>
            <w:tcW w:w="1801" w:type="dxa"/>
          </w:tcPr>
          <w:p w14:paraId="7C6A099D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0AFFBEC1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1045A930" w14:textId="77777777" w:rsidR="00B41ABD" w:rsidRPr="00B41ABD" w:rsidRDefault="00B41F8B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41ABD" w:rsidRPr="00B41ABD" w14:paraId="3B30C81A" w14:textId="77777777" w:rsidTr="00AA2F48">
        <w:tc>
          <w:tcPr>
            <w:tcW w:w="1701" w:type="dxa"/>
          </w:tcPr>
          <w:p w14:paraId="33A0E62F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3EAB7948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5358A1B0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2" w:type="dxa"/>
          </w:tcPr>
          <w:p w14:paraId="0A3FB14F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881EB68" w14:textId="77777777" w:rsidR="00B41ABD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41ABD" w:rsidRPr="00B41ABD" w14:paraId="54061856" w14:textId="77777777" w:rsidTr="00AA2F48">
        <w:tc>
          <w:tcPr>
            <w:tcW w:w="1701" w:type="dxa"/>
          </w:tcPr>
          <w:p w14:paraId="597966AF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21652E3A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1AB3B11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Обязанности</w:t>
            </w:r>
          </w:p>
        </w:tc>
        <w:tc>
          <w:tcPr>
            <w:tcW w:w="1862" w:type="dxa"/>
          </w:tcPr>
          <w:p w14:paraId="6105C667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35994558" w14:textId="77777777" w:rsidR="00B41ABD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41ABD" w:rsidRPr="00B41ABD" w14:paraId="5A121170" w14:textId="77777777" w:rsidTr="00AA2F48">
        <w:tc>
          <w:tcPr>
            <w:tcW w:w="1701" w:type="dxa"/>
          </w:tcPr>
          <w:p w14:paraId="08E06D24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1744" w:type="dxa"/>
          </w:tcPr>
          <w:p w14:paraId="24C7C603" w14:textId="77777777" w:rsidR="00B41ABD" w:rsidRPr="00B41ABD" w:rsidRDefault="00B54B43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</w:t>
            </w:r>
            <w:r w:rsidR="002801C2">
              <w:rPr>
                <w:rFonts w:ascii="Times New Roman" w:hAnsi="Times New Roman"/>
                <w:sz w:val="24"/>
                <w:szCs w:val="24"/>
              </w:rPr>
              <w:t>од клиента</w:t>
            </w:r>
          </w:p>
        </w:tc>
        <w:tc>
          <w:tcPr>
            <w:tcW w:w="1801" w:type="dxa"/>
          </w:tcPr>
          <w:p w14:paraId="1F0422F4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7CBDB784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15362ABB" w14:textId="77777777" w:rsidR="00B41ABD" w:rsidRPr="00B41ABD" w:rsidRDefault="00B41F8B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41ABD" w:rsidRPr="00B41ABD" w14:paraId="75AC8F6A" w14:textId="77777777" w:rsidTr="00AA2F48">
        <w:tc>
          <w:tcPr>
            <w:tcW w:w="1701" w:type="dxa"/>
          </w:tcPr>
          <w:p w14:paraId="0233D6CC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9C4132C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12204845" w14:textId="77777777" w:rsidR="00B41ABD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1862" w:type="dxa"/>
          </w:tcPr>
          <w:p w14:paraId="7B813BE8" w14:textId="77777777" w:rsidR="00B41ABD" w:rsidRPr="00B41ABD" w:rsidRDefault="00B41ABD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27E42001" w14:textId="77777777" w:rsidR="00B41ABD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8E0738" w:rsidRPr="00B41ABD" w14:paraId="7542C9AA" w14:textId="77777777" w:rsidTr="00AA2F48">
        <w:tc>
          <w:tcPr>
            <w:tcW w:w="1701" w:type="dxa"/>
          </w:tcPr>
          <w:p w14:paraId="7806D987" w14:textId="77777777" w:rsidR="008E0738" w:rsidRPr="00B41ABD" w:rsidRDefault="008E073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39D41258" w14:textId="77777777" w:rsidR="008E0738" w:rsidRPr="00B41ABD" w:rsidRDefault="008E073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17D08F04" w14:textId="77777777" w:rsidR="008E0738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1862" w:type="dxa"/>
          </w:tcPr>
          <w:p w14:paraId="370B4626" w14:textId="77777777" w:rsidR="008E0738" w:rsidRPr="00B41ABD" w:rsidRDefault="008E0738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68EF466" w14:textId="77777777" w:rsidR="008E0738" w:rsidRPr="00B41ABD" w:rsidRDefault="00D01E4C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05FE99FE" w14:textId="77777777" w:rsidTr="00AA2F48">
        <w:tc>
          <w:tcPr>
            <w:tcW w:w="1701" w:type="dxa"/>
          </w:tcPr>
          <w:p w14:paraId="1E3F6C1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22215B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70A77D7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1862" w:type="dxa"/>
          </w:tcPr>
          <w:p w14:paraId="64845D33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4F855C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2915BB5B" w14:textId="77777777" w:rsidTr="00AA2F48">
        <w:tc>
          <w:tcPr>
            <w:tcW w:w="1701" w:type="dxa"/>
          </w:tcPr>
          <w:p w14:paraId="136666B0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5A7E375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71EEB4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w="1862" w:type="dxa"/>
          </w:tcPr>
          <w:p w14:paraId="38353D1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6D747E14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</w:tr>
      <w:tr w:rsidR="00B002F1" w:rsidRPr="00B41ABD" w14:paraId="2ECB7C1D" w14:textId="77777777" w:rsidTr="00AA2F48">
        <w:tc>
          <w:tcPr>
            <w:tcW w:w="1701" w:type="dxa"/>
          </w:tcPr>
          <w:p w14:paraId="41C14FB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301C58DB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A898B92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862" w:type="dxa"/>
          </w:tcPr>
          <w:p w14:paraId="19BC3AD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652A9CB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77781830" w14:textId="77777777" w:rsidTr="00AA2F48">
        <w:tc>
          <w:tcPr>
            <w:tcW w:w="1701" w:type="dxa"/>
          </w:tcPr>
          <w:p w14:paraId="4F6537A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7914062F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103E2C18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1862" w:type="dxa"/>
          </w:tcPr>
          <w:p w14:paraId="3C2E414D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558C03B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3A0FC678" w14:textId="77777777" w:rsidTr="00AA2F48">
        <w:tc>
          <w:tcPr>
            <w:tcW w:w="1701" w:type="dxa"/>
          </w:tcPr>
          <w:p w14:paraId="5544E1E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4E9BF792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507577E7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4585A6E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Наставник</w:t>
            </w:r>
          </w:p>
        </w:tc>
        <w:tc>
          <w:tcPr>
            <w:tcW w:w="2236" w:type="dxa"/>
          </w:tcPr>
          <w:p w14:paraId="33616295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1012EC40" w14:textId="77777777" w:rsidTr="00AA2F48">
        <w:tc>
          <w:tcPr>
            <w:tcW w:w="1701" w:type="dxa"/>
          </w:tcPr>
          <w:p w14:paraId="0A3DC95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Продукты</w:t>
            </w:r>
          </w:p>
        </w:tc>
        <w:tc>
          <w:tcPr>
            <w:tcW w:w="1744" w:type="dxa"/>
          </w:tcPr>
          <w:p w14:paraId="7F6260C7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1801" w:type="dxa"/>
          </w:tcPr>
          <w:p w14:paraId="7C279F63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171A84C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6F64FB8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4362D416" w14:textId="77777777" w:rsidTr="00AA2F48">
        <w:tc>
          <w:tcPr>
            <w:tcW w:w="1701" w:type="dxa"/>
          </w:tcPr>
          <w:p w14:paraId="40FE0454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6BF8E36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637EA69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1862" w:type="dxa"/>
          </w:tcPr>
          <w:p w14:paraId="6A28A6D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3494969D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2444B608" w14:textId="77777777" w:rsidTr="00AA2F48">
        <w:tc>
          <w:tcPr>
            <w:tcW w:w="1701" w:type="dxa"/>
          </w:tcPr>
          <w:p w14:paraId="416F1BA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5E855A7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CED78C7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862" w:type="dxa"/>
          </w:tcPr>
          <w:p w14:paraId="7D3F3E6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7E4B27D9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59FDE2AF" w14:textId="77777777" w:rsidTr="00AA2F48">
        <w:tc>
          <w:tcPr>
            <w:tcW w:w="1701" w:type="dxa"/>
          </w:tcPr>
          <w:p w14:paraId="7B0810A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7F74600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2E962E0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  <w:tc>
          <w:tcPr>
            <w:tcW w:w="1862" w:type="dxa"/>
          </w:tcPr>
          <w:p w14:paraId="5271029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547CFCDF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476CEC64" w14:textId="77777777" w:rsidTr="00AA2F48">
        <w:tc>
          <w:tcPr>
            <w:tcW w:w="1701" w:type="dxa"/>
          </w:tcPr>
          <w:p w14:paraId="7BEE2E16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7B6AEC03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FED303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862" w:type="dxa"/>
          </w:tcPr>
          <w:p w14:paraId="595EA07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1E3DE452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03266FCE" w14:textId="77777777" w:rsidTr="00AA2F48">
        <w:tc>
          <w:tcPr>
            <w:tcW w:w="1701" w:type="dxa"/>
          </w:tcPr>
          <w:p w14:paraId="38B5808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  <w:tc>
          <w:tcPr>
            <w:tcW w:w="1744" w:type="dxa"/>
          </w:tcPr>
          <w:p w14:paraId="2611CBB0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категории</w:t>
            </w:r>
          </w:p>
        </w:tc>
        <w:tc>
          <w:tcPr>
            <w:tcW w:w="1801" w:type="dxa"/>
          </w:tcPr>
          <w:p w14:paraId="13BFDB5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424E0EC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79A3D17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4B7AFCFF" w14:textId="77777777" w:rsidTr="00AA2F48">
        <w:tc>
          <w:tcPr>
            <w:tcW w:w="1701" w:type="dxa"/>
          </w:tcPr>
          <w:p w14:paraId="749BDA2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A0CB302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743C1DF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1862" w:type="dxa"/>
          </w:tcPr>
          <w:p w14:paraId="4157003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1B1579D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0912E371" w14:textId="77777777" w:rsidTr="00AA2F48">
        <w:tc>
          <w:tcPr>
            <w:tcW w:w="1701" w:type="dxa"/>
          </w:tcPr>
          <w:p w14:paraId="4848B01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2798E41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2F73DA0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862" w:type="dxa"/>
          </w:tcPr>
          <w:p w14:paraId="0A7FAF1D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5F6D8EF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3F65981C" w14:textId="77777777" w:rsidTr="00AA2F48">
        <w:tc>
          <w:tcPr>
            <w:tcW w:w="1701" w:type="dxa"/>
          </w:tcPr>
          <w:p w14:paraId="34AC18A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Акции</w:t>
            </w:r>
          </w:p>
        </w:tc>
        <w:tc>
          <w:tcPr>
            <w:tcW w:w="1744" w:type="dxa"/>
          </w:tcPr>
          <w:p w14:paraId="4939A344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акции</w:t>
            </w:r>
          </w:p>
        </w:tc>
        <w:tc>
          <w:tcPr>
            <w:tcW w:w="1801" w:type="dxa"/>
          </w:tcPr>
          <w:p w14:paraId="43394C2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082C70C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2BF05E7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5022490E" w14:textId="77777777" w:rsidTr="00AA2F48">
        <w:tc>
          <w:tcPr>
            <w:tcW w:w="1701" w:type="dxa"/>
          </w:tcPr>
          <w:p w14:paraId="37893494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25B2D368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5864F4C0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862" w:type="dxa"/>
          </w:tcPr>
          <w:p w14:paraId="340E5DE4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2634BC23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63E8C16D" w14:textId="77777777" w:rsidTr="00AA2F48">
        <w:tc>
          <w:tcPr>
            <w:tcW w:w="1701" w:type="dxa"/>
          </w:tcPr>
          <w:p w14:paraId="4E597CB8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5A12887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140B27F6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862" w:type="dxa"/>
          </w:tcPr>
          <w:p w14:paraId="0B08C836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6AF569CD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7E646A20" w14:textId="77777777" w:rsidTr="00AA2F48">
        <w:tc>
          <w:tcPr>
            <w:tcW w:w="1701" w:type="dxa"/>
          </w:tcPr>
          <w:p w14:paraId="7351586C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2BA21A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09AA6F79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862" w:type="dxa"/>
          </w:tcPr>
          <w:p w14:paraId="6A8319F8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28834F5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401FC2D3" w14:textId="77777777" w:rsidTr="00AA2F48">
        <w:tc>
          <w:tcPr>
            <w:tcW w:w="1701" w:type="dxa"/>
          </w:tcPr>
          <w:p w14:paraId="6D4846A2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8CA9C2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5FD656C4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окончания</w:t>
            </w:r>
          </w:p>
        </w:tc>
        <w:tc>
          <w:tcPr>
            <w:tcW w:w="1862" w:type="dxa"/>
          </w:tcPr>
          <w:p w14:paraId="3CCB9709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696E1B72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</w:tr>
      <w:tr w:rsidR="00B002F1" w:rsidRPr="00B41ABD" w14:paraId="31383604" w14:textId="77777777" w:rsidTr="00AA2F48">
        <w:tc>
          <w:tcPr>
            <w:tcW w:w="1701" w:type="dxa"/>
          </w:tcPr>
          <w:p w14:paraId="1D81ED66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C7D263E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0830D73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54BE1A46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Продукт</w:t>
            </w:r>
          </w:p>
        </w:tc>
        <w:tc>
          <w:tcPr>
            <w:tcW w:w="2236" w:type="dxa"/>
          </w:tcPr>
          <w:p w14:paraId="1C02C47A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6DDBBFFC" w14:textId="77777777" w:rsidTr="00AA2F48">
        <w:tc>
          <w:tcPr>
            <w:tcW w:w="1701" w:type="dxa"/>
          </w:tcPr>
          <w:p w14:paraId="547D0C0C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Заказы</w:t>
            </w:r>
          </w:p>
        </w:tc>
        <w:tc>
          <w:tcPr>
            <w:tcW w:w="1744" w:type="dxa"/>
          </w:tcPr>
          <w:p w14:paraId="5C4404F8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заказа</w:t>
            </w:r>
          </w:p>
        </w:tc>
        <w:tc>
          <w:tcPr>
            <w:tcW w:w="1801" w:type="dxa"/>
          </w:tcPr>
          <w:p w14:paraId="387F8B6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10143BE0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7349B619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3A656BA3" w14:textId="77777777" w:rsidTr="00AA2F48">
        <w:tc>
          <w:tcPr>
            <w:tcW w:w="1701" w:type="dxa"/>
          </w:tcPr>
          <w:p w14:paraId="22611DC3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2BF750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05F8F69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3B19CEE9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  <w:tc>
          <w:tcPr>
            <w:tcW w:w="2236" w:type="dxa"/>
          </w:tcPr>
          <w:p w14:paraId="6823A45D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481389D4" w14:textId="77777777" w:rsidTr="00AA2F48">
        <w:tc>
          <w:tcPr>
            <w:tcW w:w="1701" w:type="dxa"/>
          </w:tcPr>
          <w:p w14:paraId="5FDF1C9C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D59890E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EEBA5A5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713E7053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</w:p>
        </w:tc>
        <w:tc>
          <w:tcPr>
            <w:tcW w:w="2236" w:type="dxa"/>
          </w:tcPr>
          <w:p w14:paraId="036801A3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47F3976C" w14:textId="77777777" w:rsidTr="00AA2F48">
        <w:tc>
          <w:tcPr>
            <w:tcW w:w="1701" w:type="dxa"/>
          </w:tcPr>
          <w:p w14:paraId="309B6C06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558BEC22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73EEB8E7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2" w:type="dxa"/>
          </w:tcPr>
          <w:p w14:paraId="28386CFB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2236" w:type="dxa"/>
          </w:tcPr>
          <w:p w14:paraId="17B9A4CA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5DC85F82" w14:textId="77777777" w:rsidTr="00AA2F48">
        <w:tc>
          <w:tcPr>
            <w:tcW w:w="1701" w:type="dxa"/>
          </w:tcPr>
          <w:p w14:paraId="6704F35B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43F8E43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E57087D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1862" w:type="dxa"/>
          </w:tcPr>
          <w:p w14:paraId="2BED7156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4F21C67C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19A1CFD2" w14:textId="77777777" w:rsidTr="00AA2F48">
        <w:tc>
          <w:tcPr>
            <w:tcW w:w="1701" w:type="dxa"/>
          </w:tcPr>
          <w:p w14:paraId="6B04DD9C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34B68C47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5A305B2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</w:t>
            </w:r>
          </w:p>
        </w:tc>
        <w:tc>
          <w:tcPr>
            <w:tcW w:w="1862" w:type="dxa"/>
          </w:tcPr>
          <w:p w14:paraId="0C24EAF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7F55CCE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  <w:tr w:rsidR="00B002F1" w:rsidRPr="00B41ABD" w14:paraId="662CE2B0" w14:textId="77777777" w:rsidTr="00AA2F48">
        <w:tc>
          <w:tcPr>
            <w:tcW w:w="1701" w:type="dxa"/>
          </w:tcPr>
          <w:p w14:paraId="6FAE7D55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140B221D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0A286C4F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1862" w:type="dxa"/>
          </w:tcPr>
          <w:p w14:paraId="4BCFC7E6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7D349B0B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</w:tr>
      <w:tr w:rsidR="00B002F1" w:rsidRPr="00B41ABD" w14:paraId="73EA0413" w14:textId="77777777" w:rsidTr="00AA2F48">
        <w:tc>
          <w:tcPr>
            <w:tcW w:w="1701" w:type="dxa"/>
          </w:tcPr>
          <w:p w14:paraId="63017724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4A448DEC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3057B83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862" w:type="dxa"/>
          </w:tcPr>
          <w:p w14:paraId="44603631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3A0BDB54" w14:textId="77777777" w:rsidR="00B002F1" w:rsidRPr="00D01E4C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String</w:t>
            </w:r>
          </w:p>
        </w:tc>
      </w:tr>
      <w:tr w:rsidR="00B002F1" w:rsidRPr="00B41ABD" w14:paraId="1F765970" w14:textId="77777777" w:rsidTr="00AA2F48">
        <w:tc>
          <w:tcPr>
            <w:tcW w:w="1701" w:type="dxa"/>
          </w:tcPr>
          <w:p w14:paraId="73AB2F95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4" w:type="dxa"/>
          </w:tcPr>
          <w:p w14:paraId="094D4983" w14:textId="77777777" w:rsidR="00B002F1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1" w:type="dxa"/>
          </w:tcPr>
          <w:p w14:paraId="7509ED18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1862" w:type="dxa"/>
          </w:tcPr>
          <w:p w14:paraId="18D9AF00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6" w:type="dxa"/>
          </w:tcPr>
          <w:p w14:paraId="721B6172" w14:textId="77777777" w:rsidR="00B002F1" w:rsidRPr="00B41ABD" w:rsidRDefault="00B002F1" w:rsidP="00C2736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</w:tr>
    </w:tbl>
    <w:p w14:paraId="1A51DD74" w14:textId="77777777" w:rsidR="00AF7A1E" w:rsidRDefault="00AF7A1E" w:rsidP="00D4010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1A974B8" w14:textId="77777777" w:rsidR="001254C2" w:rsidRDefault="00665234" w:rsidP="006A65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выше приведенными таблицами на логической модели, добавим атрибуты для сущностей (кроме мигрирующих ключей), определим первичные ключи, атрибутам присво</w:t>
      </w:r>
      <w:r w:rsidR="006A65CA">
        <w:rPr>
          <w:rFonts w:ascii="Times New Roman" w:hAnsi="Times New Roman"/>
          <w:sz w:val="28"/>
          <w:szCs w:val="28"/>
        </w:rPr>
        <w:t>им предварительные типы данных.</w:t>
      </w:r>
    </w:p>
    <w:p w14:paraId="6CEF9EEB" w14:textId="77777777" w:rsidR="001254C2" w:rsidRDefault="002905B9" w:rsidP="00D401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8A9248" wp14:editId="641AA441">
            <wp:extent cx="5076825" cy="3505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82AD" w14:textId="77777777" w:rsidR="001254C2" w:rsidRDefault="001254C2" w:rsidP="00E63D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 – Окно атрибутов сущностей логической модели</w:t>
      </w:r>
    </w:p>
    <w:p w14:paraId="7191F080" w14:textId="77777777" w:rsidR="002905B9" w:rsidRDefault="00A82895" w:rsidP="00D401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1C321E" wp14:editId="6DBBA74D">
            <wp:extent cx="5076825" cy="3381834"/>
            <wp:effectExtent l="0" t="0" r="0" b="9525"/>
            <wp:docPr id="817" name="Рисунок 817" descr="C:\Users\Dima\AppData\Local\Microsoft\Windows\INetCache\Content.Word\Снимок экрана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ima\AppData\Local\Microsoft\Windows\INetCache\Content.Word\Снимок экрана (10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25" cy="33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4D8C" w14:textId="77777777" w:rsidR="00136B19" w:rsidRDefault="002905B9" w:rsidP="00E63D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 – Внесение атрибутов, ключей сущностей в логическую модель</w:t>
      </w:r>
    </w:p>
    <w:p w14:paraId="505D94DB" w14:textId="77777777" w:rsidR="00AB189D" w:rsidRDefault="00136B19" w:rsidP="006A65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данном этапе в списке атрибутов сущностей отсутствуют миг</w:t>
      </w:r>
      <w:r w:rsidR="006A65CA">
        <w:rPr>
          <w:rFonts w:ascii="Times New Roman" w:hAnsi="Times New Roman"/>
          <w:sz w:val="28"/>
          <w:szCs w:val="28"/>
        </w:rPr>
        <w:t>рирующие ключи.</w:t>
      </w:r>
    </w:p>
    <w:p w14:paraId="5C7C741E" w14:textId="77777777" w:rsidR="00AB189D" w:rsidRDefault="00AB189D" w:rsidP="006A65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DFAED4" w14:textId="3124667C" w:rsidR="00E60F6D" w:rsidRPr="00665234" w:rsidRDefault="006A65CA" w:rsidP="006A65C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2742D2FC" w14:textId="77777777" w:rsidR="00AF7A1E" w:rsidRPr="006A65CA" w:rsidRDefault="00342CAD" w:rsidP="006A65C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Установим связи между сущностями (рис. 2.4)</w:t>
      </w:r>
      <w:r w:rsidRPr="00342CAD">
        <w:rPr>
          <w:rFonts w:ascii="Times New Roman" w:hAnsi="Times New Roman"/>
          <w:sz w:val="28"/>
          <w:szCs w:val="28"/>
        </w:rPr>
        <w:t>:</w:t>
      </w:r>
    </w:p>
    <w:p w14:paraId="49A4CA77" w14:textId="77777777" w:rsidR="00E60F6D" w:rsidRDefault="00EE1EA3" w:rsidP="00D4010A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  <w:lang w:eastAsia="ru-RU"/>
        </w:rPr>
        <w:drawing>
          <wp:inline distT="0" distB="0" distL="0" distR="0" wp14:anchorId="530E1F4C" wp14:editId="5FD376DB">
            <wp:extent cx="3491226" cy="1952625"/>
            <wp:effectExtent l="0" t="0" r="0" b="0"/>
            <wp:docPr id="818" name="Рисунок 818" descr="C:\Users\Dima\AppData\Local\Microsoft\Windows\INetCache\Content.Word\Снимок экрана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ima\AppData\Local\Microsoft\Windows\INetCache\Content.Word\Снимок экрана (10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22" cy="195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048E" w14:textId="77777777" w:rsidR="006A65CA" w:rsidRDefault="00EE1EA3" w:rsidP="006A65C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2.4 – Внесение связей между сущностями в логическую модель</w:t>
      </w:r>
    </w:p>
    <w:p w14:paraId="32D3A6CF" w14:textId="77777777" w:rsidR="00A25447" w:rsidRDefault="00A25447" w:rsidP="00D4010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Определим имена связей (рис.2.5, рис.2.6)</w:t>
      </w:r>
      <w:r w:rsidR="006A65CA">
        <w:rPr>
          <w:rFonts w:ascii="Times New Roman" w:hAnsi="Times New Roman"/>
          <w:sz w:val="28"/>
          <w:szCs w:val="28"/>
        </w:rPr>
        <w:t>.</w:t>
      </w:r>
    </w:p>
    <w:p w14:paraId="7CB32A43" w14:textId="77777777" w:rsidR="00A25447" w:rsidRDefault="00A25447" w:rsidP="00D401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839E01" wp14:editId="2A515C2A">
            <wp:extent cx="2009775" cy="2005544"/>
            <wp:effectExtent l="0" t="0" r="0" b="0"/>
            <wp:docPr id="819" name="Рисунок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554" cy="20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4F18" w14:textId="77777777" w:rsidR="00A25447" w:rsidRDefault="00A25447" w:rsidP="00E63D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2.5 – Окно свойств связей сущностей логической модели</w:t>
      </w:r>
    </w:p>
    <w:p w14:paraId="630BFDD8" w14:textId="77777777" w:rsidR="00A25447" w:rsidRDefault="00A25447" w:rsidP="00D401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497BE5" wp14:editId="3422C25B">
            <wp:extent cx="4718660" cy="2514600"/>
            <wp:effectExtent l="0" t="0" r="6350" b="0"/>
            <wp:docPr id="820" name="Рисунок 820" descr="C:\Users\Dima\AppData\Local\Microsoft\Windows\INetCache\Content.Word\Снимок экрана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ima\AppData\Local\Microsoft\Windows\INetCache\Content.Word\Снимок экрана (10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70" cy="253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352A" w14:textId="77777777" w:rsidR="004B4FA8" w:rsidRDefault="00A25447" w:rsidP="00E63D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2.6 – Внесение имен связей в логическую модель</w:t>
      </w:r>
    </w:p>
    <w:p w14:paraId="1502717D" w14:textId="77777777" w:rsidR="004B4FA8" w:rsidRDefault="004B4FA8" w:rsidP="00D4010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9C88B19" w14:textId="77777777" w:rsidR="004B4FA8" w:rsidRPr="0016303F" w:rsidRDefault="004B4FA8" w:rsidP="00D401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86DF72" wp14:editId="3536EFB5">
            <wp:extent cx="5527044" cy="2457450"/>
            <wp:effectExtent l="0" t="0" r="0" b="0"/>
            <wp:docPr id="821" name="Рисунок 821" descr="C:\Users\Dima\AppData\Local\Microsoft\Windows\INetCache\Content.Word\Снимок экрана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ima\AppData\Local\Microsoft\Windows\INetCache\Content.Word\Снимок экрана (10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20" cy="24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0AE2" w14:textId="77777777" w:rsidR="004B4FA8" w:rsidRDefault="004B4FA8" w:rsidP="00C35F2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2.7 Логическая концептуальная модель</w:t>
      </w:r>
    </w:p>
    <w:p w14:paraId="557D9832" w14:textId="3332AF57" w:rsidR="00364FC1" w:rsidRDefault="004B4FA8" w:rsidP="00434AB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B4FA8">
        <w:rPr>
          <w:rFonts w:ascii="Times New Roman" w:hAnsi="Times New Roman"/>
          <w:sz w:val="28"/>
          <w:szCs w:val="28"/>
        </w:rPr>
        <w:t>На концептуальной модели представлена возможная структура базы данных системы, включающая в себя о</w:t>
      </w:r>
      <w:r>
        <w:rPr>
          <w:rFonts w:ascii="Times New Roman" w:hAnsi="Times New Roman"/>
          <w:sz w:val="28"/>
          <w:szCs w:val="28"/>
        </w:rPr>
        <w:t>сновные понятия предметной обла</w:t>
      </w:r>
      <w:r w:rsidRPr="004B4FA8">
        <w:rPr>
          <w:rFonts w:ascii="Times New Roman" w:hAnsi="Times New Roman"/>
          <w:sz w:val="28"/>
          <w:szCs w:val="28"/>
        </w:rPr>
        <w:t>сти, характерные вводимые данные.</w:t>
      </w:r>
    </w:p>
    <w:p w14:paraId="3A7D7DF0" w14:textId="77777777" w:rsidR="00434AB3" w:rsidRDefault="00434AB3" w:rsidP="00434AB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52682A" w14:textId="2980E08A" w:rsidR="00CC4CAF" w:rsidRDefault="004B4FA8" w:rsidP="00434AB3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51" w:name="_Toc481101128"/>
      <w:r w:rsidRPr="00E96EE7">
        <w:rPr>
          <w:i w:val="0"/>
          <w:lang w:val="ru-RU"/>
        </w:rPr>
        <w:t>Построение физической модели</w:t>
      </w:r>
      <w:bookmarkEnd w:id="151"/>
    </w:p>
    <w:p w14:paraId="5032E114" w14:textId="77777777" w:rsidR="00434AB3" w:rsidRPr="00434AB3" w:rsidRDefault="00434AB3" w:rsidP="00434AB3">
      <w:pPr>
        <w:spacing w:after="0"/>
        <w:rPr>
          <w:lang w:eastAsia="ru-RU"/>
        </w:rPr>
      </w:pPr>
    </w:p>
    <w:p w14:paraId="278B836B" w14:textId="03AAC395" w:rsidR="00040D0B" w:rsidRDefault="009F2224" w:rsidP="00434A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Физическая модель данных зависит от конкретной реализации СУБД</w:t>
      </w:r>
      <w:r w:rsidR="00297179" w:rsidRPr="0029717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040D0B">
        <w:rPr>
          <w:rFonts w:ascii="Times New Roman" w:hAnsi="Times New Roman" w:cs="Times New Roman"/>
          <w:sz w:val="28"/>
          <w:szCs w:val="28"/>
          <w:lang w:eastAsia="ru-RU"/>
        </w:rPr>
        <w:t>В физической модели содержится информация о непосредственно объектах СУБД.</w:t>
      </w:r>
    </w:p>
    <w:p w14:paraId="2E3D6F39" w14:textId="77777777" w:rsidR="009B5129" w:rsidRDefault="009B5129" w:rsidP="00C35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5129">
        <w:rPr>
          <w:rFonts w:ascii="Times New Roman" w:hAnsi="Times New Roman" w:cs="Times New Roman"/>
          <w:sz w:val="28"/>
          <w:szCs w:val="28"/>
          <w:lang w:eastAsia="ru-RU"/>
        </w:rPr>
        <w:t>Первичный ключ (Primary Key) – это сп</w:t>
      </w:r>
      <w:r>
        <w:rPr>
          <w:rFonts w:ascii="Times New Roman" w:hAnsi="Times New Roman" w:cs="Times New Roman"/>
          <w:sz w:val="28"/>
          <w:szCs w:val="28"/>
          <w:lang w:eastAsia="ru-RU"/>
        </w:rPr>
        <w:t>ециальный тип индекса. Поле, ко</w:t>
      </w:r>
      <w:r w:rsidRPr="009B5129">
        <w:rPr>
          <w:rFonts w:ascii="Times New Roman" w:hAnsi="Times New Roman" w:cs="Times New Roman"/>
          <w:sz w:val="28"/>
          <w:szCs w:val="28"/>
          <w:lang w:eastAsia="ru-RU"/>
        </w:rPr>
        <w:t>торое определено в качестве первичного ключа таблицы, служит для уникальной идентификации записей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5E09EE6" w14:textId="77777777" w:rsidR="009B5129" w:rsidRPr="009B5129" w:rsidRDefault="009B5129" w:rsidP="00C35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5129">
        <w:rPr>
          <w:rFonts w:ascii="Times New Roman" w:hAnsi="Times New Roman" w:cs="Times New Roman"/>
          <w:sz w:val="28"/>
          <w:szCs w:val="28"/>
          <w:lang w:eastAsia="ru-RU"/>
        </w:rPr>
        <w:t>Внешний ключ (Foreign Key) – мн</w:t>
      </w:r>
      <w:r>
        <w:rPr>
          <w:rFonts w:ascii="Times New Roman" w:hAnsi="Times New Roman" w:cs="Times New Roman"/>
          <w:sz w:val="28"/>
          <w:szCs w:val="28"/>
          <w:lang w:eastAsia="ru-RU"/>
        </w:rPr>
        <w:t>ожество колонок подчиненной таб</w:t>
      </w:r>
      <w:r w:rsidRPr="009B5129">
        <w:rPr>
          <w:rFonts w:ascii="Times New Roman" w:hAnsi="Times New Roman" w:cs="Times New Roman"/>
          <w:sz w:val="28"/>
          <w:szCs w:val="28"/>
          <w:lang w:eastAsia="ru-RU"/>
        </w:rPr>
        <w:t>лицы, соответствующее ключу главной таблицы</w:t>
      </w:r>
    </w:p>
    <w:p w14:paraId="153C9215" w14:textId="77777777" w:rsidR="00146BC7" w:rsidRDefault="00A5797A" w:rsidP="00C35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Вид структуры базы данных</w:t>
      </w:r>
      <w:r w:rsidRPr="00A5797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FBCEFC4" w14:textId="77777777" w:rsidR="00CC4CAF" w:rsidRDefault="00CC4CAF" w:rsidP="00C35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2.3 – Таблицы физической модели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04E4E" w:rsidRPr="00304E4E" w14:paraId="68DE3430" w14:textId="77777777" w:rsidTr="00304E4E">
        <w:tc>
          <w:tcPr>
            <w:tcW w:w="2336" w:type="dxa"/>
          </w:tcPr>
          <w:p w14:paraId="1E471EA0" w14:textId="77777777" w:rsidR="00304E4E" w:rsidRPr="00304E4E" w:rsidRDefault="00304E4E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304E4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Атрибуты логической модели</w:t>
            </w:r>
          </w:p>
        </w:tc>
        <w:tc>
          <w:tcPr>
            <w:tcW w:w="2336" w:type="dxa"/>
          </w:tcPr>
          <w:p w14:paraId="296EB399" w14:textId="77777777" w:rsidR="00304E4E" w:rsidRPr="00304E4E" w:rsidRDefault="00304E4E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304E4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Тип данных логической модели</w:t>
            </w:r>
          </w:p>
        </w:tc>
        <w:tc>
          <w:tcPr>
            <w:tcW w:w="2336" w:type="dxa"/>
          </w:tcPr>
          <w:p w14:paraId="16ECB566" w14:textId="77777777" w:rsidR="00304E4E" w:rsidRPr="00304E4E" w:rsidRDefault="00304E4E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304E4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Атрибуты физической модели</w:t>
            </w:r>
          </w:p>
        </w:tc>
        <w:tc>
          <w:tcPr>
            <w:tcW w:w="2336" w:type="dxa"/>
          </w:tcPr>
          <w:p w14:paraId="11F7C21B" w14:textId="77777777" w:rsidR="00304E4E" w:rsidRPr="00304E4E" w:rsidRDefault="00304E4E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304E4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Тип данных физической модели</w:t>
            </w:r>
          </w:p>
        </w:tc>
      </w:tr>
      <w:tr w:rsidR="001859EF" w:rsidRPr="00304E4E" w14:paraId="1C5D4BA1" w14:textId="77777777" w:rsidTr="0015235D">
        <w:tc>
          <w:tcPr>
            <w:tcW w:w="9344" w:type="dxa"/>
            <w:gridSpan w:val="4"/>
          </w:tcPr>
          <w:p w14:paraId="2F84FFFD" w14:textId="77777777" w:rsidR="001859EF" w:rsidRPr="001859EF" w:rsidRDefault="001859EF" w:rsidP="00D24DD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1859EF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Сущность Сотрудник -Таблица </w:t>
            </w:r>
            <w:r w:rsidRPr="001859EF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Employee</w:t>
            </w:r>
          </w:p>
        </w:tc>
      </w:tr>
      <w:tr w:rsidR="00304E4E" w:rsidRPr="00304E4E" w14:paraId="6D2E789F" w14:textId="77777777" w:rsidTr="00304E4E">
        <w:tc>
          <w:tcPr>
            <w:tcW w:w="2336" w:type="dxa"/>
          </w:tcPr>
          <w:p w14:paraId="422B143D" w14:textId="77777777" w:rsidR="00304E4E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336" w:type="dxa"/>
          </w:tcPr>
          <w:p w14:paraId="09B43D35" w14:textId="77777777" w:rsidR="00304E4E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336" w:type="dxa"/>
          </w:tcPr>
          <w:p w14:paraId="629CD3F2" w14:textId="77777777" w:rsidR="00304E4E" w:rsidRPr="00457142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357BE5DF" w14:textId="77777777" w:rsidR="00304E4E" w:rsidRPr="00457142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304E4E" w:rsidRPr="00304E4E" w14:paraId="7E30E34E" w14:textId="77777777" w:rsidTr="00304E4E">
        <w:tc>
          <w:tcPr>
            <w:tcW w:w="2336" w:type="dxa"/>
          </w:tcPr>
          <w:p w14:paraId="2AD65915" w14:textId="77777777" w:rsidR="00304E4E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2336" w:type="dxa"/>
          </w:tcPr>
          <w:p w14:paraId="7C245510" w14:textId="77777777" w:rsidR="00304E4E" w:rsidRPr="00F34173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18E0503C" w14:textId="77777777" w:rsidR="00304E4E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SecondName</w:t>
            </w:r>
          </w:p>
        </w:tc>
        <w:tc>
          <w:tcPr>
            <w:tcW w:w="2336" w:type="dxa"/>
          </w:tcPr>
          <w:p w14:paraId="7072C65D" w14:textId="77777777" w:rsidR="00304E4E" w:rsidRPr="00457142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304E4E" w:rsidRPr="00304E4E" w14:paraId="577FD186" w14:textId="77777777" w:rsidTr="00304E4E">
        <w:tc>
          <w:tcPr>
            <w:tcW w:w="2336" w:type="dxa"/>
          </w:tcPr>
          <w:p w14:paraId="348D1B8D" w14:textId="77777777" w:rsidR="00304E4E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Имя</w:t>
            </w:r>
          </w:p>
        </w:tc>
        <w:tc>
          <w:tcPr>
            <w:tcW w:w="2336" w:type="dxa"/>
          </w:tcPr>
          <w:p w14:paraId="2466BF93" w14:textId="77777777" w:rsidR="00304E4E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14D02B98" w14:textId="77777777" w:rsidR="00304E4E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FirstName</w:t>
            </w:r>
          </w:p>
        </w:tc>
        <w:tc>
          <w:tcPr>
            <w:tcW w:w="2336" w:type="dxa"/>
          </w:tcPr>
          <w:p w14:paraId="11251ABF" w14:textId="77777777" w:rsidR="00304E4E" w:rsidRPr="00304E4E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F34173" w:rsidRPr="00304E4E" w14:paraId="69EFACCA" w14:textId="77777777" w:rsidTr="00304E4E">
        <w:tc>
          <w:tcPr>
            <w:tcW w:w="2336" w:type="dxa"/>
          </w:tcPr>
          <w:p w14:paraId="5D95EE19" w14:textId="77777777" w:rsidR="00F34173" w:rsidRDefault="00F34173" w:rsidP="00D24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2336" w:type="dxa"/>
          </w:tcPr>
          <w:p w14:paraId="5BDC2EEA" w14:textId="77777777" w:rsidR="00F34173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2900AE30" w14:textId="77777777" w:rsidR="00F34173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MiddleName</w:t>
            </w:r>
          </w:p>
        </w:tc>
        <w:tc>
          <w:tcPr>
            <w:tcW w:w="2336" w:type="dxa"/>
          </w:tcPr>
          <w:p w14:paraId="1A271F7D" w14:textId="77777777" w:rsidR="00F34173" w:rsidRPr="00304E4E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F34173" w:rsidRPr="00304E4E" w14:paraId="47069285" w14:textId="77777777" w:rsidTr="00304E4E">
        <w:tc>
          <w:tcPr>
            <w:tcW w:w="2336" w:type="dxa"/>
          </w:tcPr>
          <w:p w14:paraId="2AC4ABEF" w14:textId="77777777" w:rsidR="00F34173" w:rsidRDefault="00F34173" w:rsidP="00D24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2336" w:type="dxa"/>
          </w:tcPr>
          <w:p w14:paraId="5604AE8A" w14:textId="77777777" w:rsidR="00F34173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0CA8BF40" w14:textId="77777777" w:rsidR="00F34173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Address</w:t>
            </w:r>
          </w:p>
        </w:tc>
        <w:tc>
          <w:tcPr>
            <w:tcW w:w="2336" w:type="dxa"/>
          </w:tcPr>
          <w:p w14:paraId="40BDA8EE" w14:textId="77777777" w:rsidR="00F34173" w:rsidRPr="00304E4E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F34173" w:rsidRPr="00304E4E" w14:paraId="4FF21586" w14:textId="77777777" w:rsidTr="00304E4E">
        <w:tc>
          <w:tcPr>
            <w:tcW w:w="2336" w:type="dxa"/>
          </w:tcPr>
          <w:p w14:paraId="622FCCE9" w14:textId="77777777" w:rsidR="00F34173" w:rsidRDefault="00F34173" w:rsidP="00D24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2336" w:type="dxa"/>
          </w:tcPr>
          <w:p w14:paraId="5ED4E341" w14:textId="77777777" w:rsidR="00F34173" w:rsidRPr="00304E4E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281F21EF" w14:textId="77777777" w:rsidR="00F34173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2336" w:type="dxa"/>
          </w:tcPr>
          <w:p w14:paraId="4D65A830" w14:textId="77777777" w:rsidR="00F34173" w:rsidRPr="00304E4E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F34173" w:rsidRPr="00304E4E" w14:paraId="43DDC8EE" w14:textId="77777777" w:rsidTr="00304E4E">
        <w:tc>
          <w:tcPr>
            <w:tcW w:w="2336" w:type="dxa"/>
          </w:tcPr>
          <w:p w14:paraId="15309897" w14:textId="77777777" w:rsidR="00F34173" w:rsidRDefault="00F34173" w:rsidP="00D24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w="2336" w:type="dxa"/>
          </w:tcPr>
          <w:p w14:paraId="045A8358" w14:textId="77777777" w:rsidR="00F34173" w:rsidRPr="00F34173" w:rsidRDefault="00F34173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2336" w:type="dxa"/>
          </w:tcPr>
          <w:p w14:paraId="1F6D7A12" w14:textId="77777777" w:rsidR="00F34173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BirthDate</w:t>
            </w:r>
          </w:p>
        </w:tc>
        <w:tc>
          <w:tcPr>
            <w:tcW w:w="2336" w:type="dxa"/>
          </w:tcPr>
          <w:p w14:paraId="45F0D9BC" w14:textId="77777777" w:rsidR="00F34173" w:rsidRPr="00457142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Date/Time</w:t>
            </w:r>
          </w:p>
        </w:tc>
      </w:tr>
      <w:tr w:rsidR="007241E2" w:rsidRPr="00304E4E" w14:paraId="3A68E603" w14:textId="77777777" w:rsidTr="00304E4E">
        <w:tc>
          <w:tcPr>
            <w:tcW w:w="2336" w:type="dxa"/>
          </w:tcPr>
          <w:p w14:paraId="2E721ED0" w14:textId="77777777" w:rsidR="007241E2" w:rsidRPr="007241E2" w:rsidRDefault="007241E2" w:rsidP="00D24DD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2336" w:type="dxa"/>
          </w:tcPr>
          <w:p w14:paraId="6B14EEEC" w14:textId="77777777" w:rsidR="007241E2" w:rsidRDefault="007241E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1D1EBA04" w14:textId="77777777" w:rsidR="007241E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Position</w:t>
            </w:r>
          </w:p>
        </w:tc>
        <w:tc>
          <w:tcPr>
            <w:tcW w:w="2336" w:type="dxa"/>
          </w:tcPr>
          <w:p w14:paraId="3ED2DCAE" w14:textId="77777777" w:rsidR="007241E2" w:rsidRPr="00457142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1859EF" w:rsidRPr="00304E4E" w14:paraId="51AE202A" w14:textId="77777777" w:rsidTr="0015235D">
        <w:tc>
          <w:tcPr>
            <w:tcW w:w="9344" w:type="dxa"/>
            <w:gridSpan w:val="4"/>
          </w:tcPr>
          <w:p w14:paraId="654CE305" w14:textId="77777777" w:rsidR="001859EF" w:rsidRPr="00304E4E" w:rsidRDefault="00F34173" w:rsidP="00D24D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Должность</w:t>
            </w:r>
            <w:r w:rsidRPr="001859EF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 -Таблица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Position</w:t>
            </w:r>
          </w:p>
        </w:tc>
      </w:tr>
      <w:tr w:rsidR="00304E4E" w:rsidRPr="00304E4E" w14:paraId="549CDA2B" w14:textId="77777777" w:rsidTr="00304E4E">
        <w:tc>
          <w:tcPr>
            <w:tcW w:w="2336" w:type="dxa"/>
          </w:tcPr>
          <w:p w14:paraId="2014D3EF" w14:textId="77777777" w:rsidR="00304E4E" w:rsidRPr="00304E4E" w:rsidRDefault="000072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Должности</w:t>
            </w:r>
          </w:p>
        </w:tc>
        <w:tc>
          <w:tcPr>
            <w:tcW w:w="2336" w:type="dxa"/>
          </w:tcPr>
          <w:p w14:paraId="5A134825" w14:textId="77777777" w:rsidR="00304E4E" w:rsidRPr="00007242" w:rsidRDefault="000072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30C3A8DB" w14:textId="77777777" w:rsidR="00304E4E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5D31A53C" w14:textId="77777777" w:rsidR="00304E4E" w:rsidRPr="00304E4E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007242" w:rsidRPr="00304E4E" w14:paraId="451C9004" w14:textId="77777777" w:rsidTr="00304E4E">
        <w:tc>
          <w:tcPr>
            <w:tcW w:w="2336" w:type="dxa"/>
          </w:tcPr>
          <w:p w14:paraId="206A88A0" w14:textId="77777777" w:rsidR="00007242" w:rsidRPr="00B41ABD" w:rsidRDefault="00007242" w:rsidP="00D24D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32083645" w14:textId="77777777" w:rsidR="00007242" w:rsidRPr="00007242" w:rsidRDefault="000072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0016CE3C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Title</w:t>
            </w:r>
          </w:p>
        </w:tc>
        <w:tc>
          <w:tcPr>
            <w:tcW w:w="2336" w:type="dxa"/>
          </w:tcPr>
          <w:p w14:paraId="05F28D1F" w14:textId="77777777" w:rsidR="00007242" w:rsidRPr="00457142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239052F8" w14:textId="77777777" w:rsidTr="00304E4E">
        <w:tc>
          <w:tcPr>
            <w:tcW w:w="2336" w:type="dxa"/>
          </w:tcPr>
          <w:p w14:paraId="73CDC1F6" w14:textId="77777777" w:rsidR="00007242" w:rsidRPr="00304E4E" w:rsidRDefault="000072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Обязанности</w:t>
            </w:r>
          </w:p>
        </w:tc>
        <w:tc>
          <w:tcPr>
            <w:tcW w:w="2336" w:type="dxa"/>
          </w:tcPr>
          <w:p w14:paraId="3796E032" w14:textId="77777777" w:rsidR="00007242" w:rsidRPr="00304E4E" w:rsidRDefault="000072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3223B24F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Resp</w:t>
            </w:r>
          </w:p>
        </w:tc>
        <w:tc>
          <w:tcPr>
            <w:tcW w:w="2336" w:type="dxa"/>
          </w:tcPr>
          <w:p w14:paraId="1E7C59DE" w14:textId="77777777" w:rsidR="00007242" w:rsidRPr="00457142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0F65FE79" w14:textId="77777777" w:rsidTr="0015235D">
        <w:tc>
          <w:tcPr>
            <w:tcW w:w="9344" w:type="dxa"/>
            <w:gridSpan w:val="4"/>
          </w:tcPr>
          <w:p w14:paraId="72CBCC35" w14:textId="77777777" w:rsidR="00007242" w:rsidRPr="001859EF" w:rsidRDefault="00007242" w:rsidP="00D24DD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Клиент</w:t>
            </w:r>
            <w:r w:rsidRPr="0015235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Client</w:t>
            </w:r>
          </w:p>
        </w:tc>
      </w:tr>
      <w:tr w:rsidR="00007242" w:rsidRPr="00304E4E" w14:paraId="61FDC845" w14:textId="77777777" w:rsidTr="0015235D">
        <w:trPr>
          <w:trHeight w:val="105"/>
        </w:trPr>
        <w:tc>
          <w:tcPr>
            <w:tcW w:w="2336" w:type="dxa"/>
          </w:tcPr>
          <w:p w14:paraId="56E02D1D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  <w:tc>
          <w:tcPr>
            <w:tcW w:w="2336" w:type="dxa"/>
          </w:tcPr>
          <w:p w14:paraId="712FA479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4BC5A839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BB6538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78D36CB1" w14:textId="77777777" w:rsidR="00007242" w:rsidRPr="001859EF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007242" w:rsidRPr="00304E4E" w14:paraId="2B92C219" w14:textId="77777777" w:rsidTr="0015235D">
        <w:trPr>
          <w:trHeight w:val="105"/>
        </w:trPr>
        <w:tc>
          <w:tcPr>
            <w:tcW w:w="2336" w:type="dxa"/>
          </w:tcPr>
          <w:p w14:paraId="5FF8F693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2336" w:type="dxa"/>
          </w:tcPr>
          <w:p w14:paraId="6D185ABD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5A5DEFBB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SecondName</w:t>
            </w:r>
          </w:p>
        </w:tc>
        <w:tc>
          <w:tcPr>
            <w:tcW w:w="2336" w:type="dxa"/>
          </w:tcPr>
          <w:p w14:paraId="60C2C880" w14:textId="77777777" w:rsidR="00007242" w:rsidRPr="001859EF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66770A5F" w14:textId="77777777" w:rsidTr="0015235D">
        <w:trPr>
          <w:trHeight w:val="105"/>
        </w:trPr>
        <w:tc>
          <w:tcPr>
            <w:tcW w:w="2336" w:type="dxa"/>
          </w:tcPr>
          <w:p w14:paraId="382D0CA1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2336" w:type="dxa"/>
          </w:tcPr>
          <w:p w14:paraId="334A4445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4329E55B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FirstName</w:t>
            </w:r>
          </w:p>
        </w:tc>
        <w:tc>
          <w:tcPr>
            <w:tcW w:w="2336" w:type="dxa"/>
          </w:tcPr>
          <w:p w14:paraId="3950A92E" w14:textId="77777777" w:rsidR="00007242" w:rsidRPr="001859EF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16A803DF" w14:textId="77777777" w:rsidTr="0015235D">
        <w:trPr>
          <w:trHeight w:val="105"/>
        </w:trPr>
        <w:tc>
          <w:tcPr>
            <w:tcW w:w="2336" w:type="dxa"/>
          </w:tcPr>
          <w:p w14:paraId="7FD5D558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2336" w:type="dxa"/>
          </w:tcPr>
          <w:p w14:paraId="49669451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7F54D14C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MiddleName</w:t>
            </w:r>
          </w:p>
        </w:tc>
        <w:tc>
          <w:tcPr>
            <w:tcW w:w="2336" w:type="dxa"/>
          </w:tcPr>
          <w:p w14:paraId="73EE43B2" w14:textId="77777777" w:rsidR="00007242" w:rsidRPr="001859EF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3F4368E6" w14:textId="77777777" w:rsidTr="0015235D">
        <w:tc>
          <w:tcPr>
            <w:tcW w:w="2336" w:type="dxa"/>
          </w:tcPr>
          <w:p w14:paraId="46A92D65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w="2336" w:type="dxa"/>
          </w:tcPr>
          <w:p w14:paraId="633F5C0C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10BB28D4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BirthDate</w:t>
            </w:r>
          </w:p>
        </w:tc>
        <w:tc>
          <w:tcPr>
            <w:tcW w:w="2336" w:type="dxa"/>
          </w:tcPr>
          <w:p w14:paraId="771A1924" w14:textId="77777777" w:rsidR="00007242" w:rsidRPr="00A95127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A9512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Date/Time</w:t>
            </w:r>
          </w:p>
        </w:tc>
      </w:tr>
      <w:tr w:rsidR="00007242" w:rsidRPr="00304E4E" w14:paraId="4B853EBC" w14:textId="77777777" w:rsidTr="0015235D">
        <w:tc>
          <w:tcPr>
            <w:tcW w:w="2336" w:type="dxa"/>
          </w:tcPr>
          <w:p w14:paraId="181C0BE9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2336" w:type="dxa"/>
          </w:tcPr>
          <w:p w14:paraId="0701A0A5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647C99DA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Address</w:t>
            </w:r>
          </w:p>
        </w:tc>
        <w:tc>
          <w:tcPr>
            <w:tcW w:w="2336" w:type="dxa"/>
          </w:tcPr>
          <w:p w14:paraId="1B273E14" w14:textId="77777777" w:rsidR="00007242" w:rsidRPr="001859EF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0C75ED6C" w14:textId="77777777" w:rsidTr="0015235D">
        <w:tc>
          <w:tcPr>
            <w:tcW w:w="2336" w:type="dxa"/>
          </w:tcPr>
          <w:p w14:paraId="51C49859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  <w:tc>
          <w:tcPr>
            <w:tcW w:w="2336" w:type="dxa"/>
          </w:tcPr>
          <w:p w14:paraId="7E15774E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188ED789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2336" w:type="dxa"/>
          </w:tcPr>
          <w:p w14:paraId="3AEF6156" w14:textId="77777777" w:rsidR="00007242" w:rsidRPr="001859EF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0DFFBB43" w14:textId="77777777" w:rsidTr="0015235D">
        <w:tc>
          <w:tcPr>
            <w:tcW w:w="2336" w:type="dxa"/>
          </w:tcPr>
          <w:p w14:paraId="2321FF29" w14:textId="77777777" w:rsidR="00007242" w:rsidRPr="001859EF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Наставник</w:t>
            </w:r>
          </w:p>
        </w:tc>
        <w:tc>
          <w:tcPr>
            <w:tcW w:w="2336" w:type="dxa"/>
          </w:tcPr>
          <w:p w14:paraId="6A4680D6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2DC993BF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EmployeeID</w:t>
            </w:r>
          </w:p>
        </w:tc>
        <w:tc>
          <w:tcPr>
            <w:tcW w:w="2336" w:type="dxa"/>
          </w:tcPr>
          <w:p w14:paraId="2935BF7C" w14:textId="77777777" w:rsidR="00007242" w:rsidRPr="001859EF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007242" w:rsidRPr="00304E4E" w14:paraId="21F10420" w14:textId="77777777" w:rsidTr="0015235D">
        <w:tc>
          <w:tcPr>
            <w:tcW w:w="9344" w:type="dxa"/>
            <w:gridSpan w:val="4"/>
          </w:tcPr>
          <w:p w14:paraId="26BFAA32" w14:textId="77777777" w:rsidR="00007242" w:rsidRPr="0017633D" w:rsidRDefault="00DA3BEB" w:rsidP="00D24DD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Продукт</w:t>
            </w:r>
            <w:r w:rsidR="0017633D" w:rsidRPr="0015235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  <w:r w:rsidR="0017633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Таблица </w:t>
            </w:r>
            <w:r w:rsidR="0017633D"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Product</w:t>
            </w:r>
          </w:p>
        </w:tc>
      </w:tr>
      <w:tr w:rsidR="00007242" w:rsidRPr="00304E4E" w14:paraId="31B37340" w14:textId="77777777" w:rsidTr="0015235D">
        <w:tc>
          <w:tcPr>
            <w:tcW w:w="2336" w:type="dxa"/>
          </w:tcPr>
          <w:p w14:paraId="36380FCD" w14:textId="77777777" w:rsidR="00007242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2336" w:type="dxa"/>
          </w:tcPr>
          <w:p w14:paraId="1FC2EC96" w14:textId="77777777" w:rsidR="00007242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13FB0A6A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20CB48C5" w14:textId="77777777" w:rsidR="00007242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007242" w:rsidRPr="00304E4E" w14:paraId="153C6275" w14:textId="77777777" w:rsidTr="0015235D">
        <w:tc>
          <w:tcPr>
            <w:tcW w:w="2336" w:type="dxa"/>
          </w:tcPr>
          <w:p w14:paraId="4C59353E" w14:textId="77777777" w:rsidR="00007242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336" w:type="dxa"/>
          </w:tcPr>
          <w:p w14:paraId="155C60F2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13FFDA17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Title</w:t>
            </w:r>
          </w:p>
        </w:tc>
        <w:tc>
          <w:tcPr>
            <w:tcW w:w="2336" w:type="dxa"/>
          </w:tcPr>
          <w:p w14:paraId="595E6458" w14:textId="77777777" w:rsidR="00007242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359905D7" w14:textId="77777777" w:rsidTr="0015235D">
        <w:tc>
          <w:tcPr>
            <w:tcW w:w="2336" w:type="dxa"/>
          </w:tcPr>
          <w:p w14:paraId="4899D7DA" w14:textId="77777777" w:rsidR="00007242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336" w:type="dxa"/>
          </w:tcPr>
          <w:p w14:paraId="50FAAC9F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3BBD3537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Price</w:t>
            </w:r>
          </w:p>
        </w:tc>
        <w:tc>
          <w:tcPr>
            <w:tcW w:w="2336" w:type="dxa"/>
          </w:tcPr>
          <w:p w14:paraId="64AF5692" w14:textId="77777777" w:rsidR="00007242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007242" w:rsidRPr="00304E4E" w14:paraId="09CBAFFE" w14:textId="77777777" w:rsidTr="0015235D">
        <w:tc>
          <w:tcPr>
            <w:tcW w:w="2336" w:type="dxa"/>
          </w:tcPr>
          <w:p w14:paraId="4A81EB09" w14:textId="77777777" w:rsidR="00007242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7522A19E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4C9F1313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CategoryID</w:t>
            </w:r>
          </w:p>
        </w:tc>
        <w:tc>
          <w:tcPr>
            <w:tcW w:w="2336" w:type="dxa"/>
          </w:tcPr>
          <w:p w14:paraId="0DAB904E" w14:textId="77777777" w:rsidR="00007242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007242" w:rsidRPr="00304E4E" w14:paraId="21FED857" w14:textId="77777777" w:rsidTr="0015235D">
        <w:tc>
          <w:tcPr>
            <w:tcW w:w="2336" w:type="dxa"/>
          </w:tcPr>
          <w:p w14:paraId="662B6AD4" w14:textId="77777777" w:rsidR="00007242" w:rsidRDefault="0017633D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336" w:type="dxa"/>
          </w:tcPr>
          <w:p w14:paraId="2AAE32C4" w14:textId="77777777" w:rsidR="00007242" w:rsidRPr="0017633D" w:rsidRDefault="0017633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77DE4452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Desc</w:t>
            </w:r>
          </w:p>
        </w:tc>
        <w:tc>
          <w:tcPr>
            <w:tcW w:w="2336" w:type="dxa"/>
          </w:tcPr>
          <w:p w14:paraId="24EFE3B2" w14:textId="77777777" w:rsidR="00007242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DA3BEB" w:rsidRPr="00304E4E" w14:paraId="4803AA64" w14:textId="77777777" w:rsidTr="00C779A1">
        <w:tc>
          <w:tcPr>
            <w:tcW w:w="9344" w:type="dxa"/>
            <w:gridSpan w:val="4"/>
          </w:tcPr>
          <w:p w14:paraId="48BE4FAE" w14:textId="77777777" w:rsidR="00DA3BEB" w:rsidRPr="00DA3BEB" w:rsidRDefault="00DA3BEB" w:rsidP="00D24DD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Акции</w:t>
            </w:r>
            <w:r w:rsidRPr="0015235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Promotion</w:t>
            </w:r>
          </w:p>
        </w:tc>
      </w:tr>
      <w:tr w:rsidR="00007242" w:rsidRPr="00304E4E" w14:paraId="4F36BE21" w14:textId="77777777" w:rsidTr="0015235D">
        <w:tc>
          <w:tcPr>
            <w:tcW w:w="2336" w:type="dxa"/>
          </w:tcPr>
          <w:p w14:paraId="4FAC928C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 акции</w:t>
            </w:r>
          </w:p>
        </w:tc>
        <w:tc>
          <w:tcPr>
            <w:tcW w:w="2336" w:type="dxa"/>
          </w:tcPr>
          <w:p w14:paraId="2A7EE4FE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6123BFD6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33834D3C" w14:textId="77777777" w:rsidR="00007242" w:rsidRDefault="00457142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007242" w:rsidRPr="00304E4E" w14:paraId="4EE4BA50" w14:textId="77777777" w:rsidTr="0015235D">
        <w:tc>
          <w:tcPr>
            <w:tcW w:w="2336" w:type="dxa"/>
          </w:tcPr>
          <w:p w14:paraId="0228CED6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336" w:type="dxa"/>
          </w:tcPr>
          <w:p w14:paraId="729388DC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20F644B4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Title</w:t>
            </w:r>
          </w:p>
        </w:tc>
        <w:tc>
          <w:tcPr>
            <w:tcW w:w="2336" w:type="dxa"/>
          </w:tcPr>
          <w:p w14:paraId="22B683A3" w14:textId="77777777" w:rsidR="00007242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0F492599" w14:textId="77777777" w:rsidTr="0015235D">
        <w:tc>
          <w:tcPr>
            <w:tcW w:w="2336" w:type="dxa"/>
          </w:tcPr>
          <w:p w14:paraId="37CC6E72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2336" w:type="dxa"/>
          </w:tcPr>
          <w:p w14:paraId="38B5EE05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7633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36791128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Price</w:t>
            </w:r>
          </w:p>
        </w:tc>
        <w:tc>
          <w:tcPr>
            <w:tcW w:w="2336" w:type="dxa"/>
          </w:tcPr>
          <w:p w14:paraId="5D93EF1D" w14:textId="77777777" w:rsidR="00007242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007242" w:rsidRPr="00304E4E" w14:paraId="46ECD0A6" w14:textId="77777777" w:rsidTr="0015235D">
        <w:tc>
          <w:tcPr>
            <w:tcW w:w="2336" w:type="dxa"/>
          </w:tcPr>
          <w:p w14:paraId="04340DF1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2336" w:type="dxa"/>
          </w:tcPr>
          <w:p w14:paraId="5C07823C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271C0DAB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Desc</w:t>
            </w:r>
          </w:p>
        </w:tc>
        <w:tc>
          <w:tcPr>
            <w:tcW w:w="2336" w:type="dxa"/>
          </w:tcPr>
          <w:p w14:paraId="7A4512BD" w14:textId="77777777" w:rsidR="00007242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007242" w:rsidRPr="00304E4E" w14:paraId="1AF01FDB" w14:textId="77777777" w:rsidTr="0015235D">
        <w:tc>
          <w:tcPr>
            <w:tcW w:w="2336" w:type="dxa"/>
          </w:tcPr>
          <w:p w14:paraId="060D510A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2336" w:type="dxa"/>
          </w:tcPr>
          <w:p w14:paraId="47EAB337" w14:textId="77777777" w:rsidR="00007242" w:rsidRPr="00DA3BEB" w:rsidRDefault="00DA3BEB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2336" w:type="dxa"/>
          </w:tcPr>
          <w:p w14:paraId="11EA22DE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EndDate</w:t>
            </w:r>
          </w:p>
        </w:tc>
        <w:tc>
          <w:tcPr>
            <w:tcW w:w="2336" w:type="dxa"/>
          </w:tcPr>
          <w:p w14:paraId="5E4868FA" w14:textId="77777777" w:rsidR="00007242" w:rsidRPr="00A95127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Date/Time</w:t>
            </w:r>
          </w:p>
        </w:tc>
      </w:tr>
      <w:tr w:rsidR="00342800" w:rsidRPr="00304E4E" w14:paraId="71F5FC8D" w14:textId="77777777" w:rsidTr="0015235D">
        <w:tc>
          <w:tcPr>
            <w:tcW w:w="2336" w:type="dxa"/>
          </w:tcPr>
          <w:p w14:paraId="0902D0A8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Продукт</w:t>
            </w:r>
          </w:p>
        </w:tc>
        <w:tc>
          <w:tcPr>
            <w:tcW w:w="2336" w:type="dxa"/>
          </w:tcPr>
          <w:p w14:paraId="4C0B6412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6C0AD25D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ProductID</w:t>
            </w:r>
          </w:p>
        </w:tc>
        <w:tc>
          <w:tcPr>
            <w:tcW w:w="2336" w:type="dxa"/>
          </w:tcPr>
          <w:p w14:paraId="76353317" w14:textId="77777777" w:rsidR="00342800" w:rsidRDefault="00A95127" w:rsidP="00D24DD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DA3BEB" w:rsidRPr="00304E4E" w14:paraId="20E87CBA" w14:textId="77777777" w:rsidTr="00C779A1">
        <w:tc>
          <w:tcPr>
            <w:tcW w:w="9344" w:type="dxa"/>
            <w:gridSpan w:val="4"/>
          </w:tcPr>
          <w:p w14:paraId="04E6AF87" w14:textId="77777777" w:rsidR="00DA3BEB" w:rsidRPr="00DA3BEB" w:rsidRDefault="00DA3BEB" w:rsidP="00D24DD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Заказ</w:t>
            </w:r>
            <w:r w:rsidRPr="0015235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Order</w:t>
            </w:r>
          </w:p>
        </w:tc>
      </w:tr>
      <w:tr w:rsidR="00007242" w:rsidRPr="00304E4E" w14:paraId="478ECF1F" w14:textId="77777777" w:rsidTr="0015235D">
        <w:tc>
          <w:tcPr>
            <w:tcW w:w="2336" w:type="dxa"/>
          </w:tcPr>
          <w:p w14:paraId="1205A545" w14:textId="77777777" w:rsidR="00007242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заказа</w:t>
            </w:r>
          </w:p>
        </w:tc>
        <w:tc>
          <w:tcPr>
            <w:tcW w:w="2336" w:type="dxa"/>
          </w:tcPr>
          <w:p w14:paraId="7DA1F64B" w14:textId="77777777" w:rsidR="00007242" w:rsidRPr="00342800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49729E38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4D2CB7AA" w14:textId="77777777" w:rsidR="00007242" w:rsidRPr="00342800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007242" w:rsidRPr="00304E4E" w14:paraId="3C1368FF" w14:textId="77777777" w:rsidTr="0015235D">
        <w:tc>
          <w:tcPr>
            <w:tcW w:w="2336" w:type="dxa"/>
          </w:tcPr>
          <w:p w14:paraId="4CACB459" w14:textId="77777777" w:rsidR="00007242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  <w:tc>
          <w:tcPr>
            <w:tcW w:w="2336" w:type="dxa"/>
          </w:tcPr>
          <w:p w14:paraId="188F9D3D" w14:textId="77777777" w:rsidR="00007242" w:rsidRPr="00342800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588FFE02" w14:textId="77777777" w:rsidR="00007242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ClientID</w:t>
            </w:r>
          </w:p>
        </w:tc>
        <w:tc>
          <w:tcPr>
            <w:tcW w:w="2336" w:type="dxa"/>
          </w:tcPr>
          <w:p w14:paraId="27106C31" w14:textId="77777777" w:rsidR="00007242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342800" w:rsidRPr="00304E4E" w14:paraId="6090B1B5" w14:textId="77777777" w:rsidTr="0015235D">
        <w:tc>
          <w:tcPr>
            <w:tcW w:w="2336" w:type="dxa"/>
          </w:tcPr>
          <w:p w14:paraId="4FAFC644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</w:p>
        </w:tc>
        <w:tc>
          <w:tcPr>
            <w:tcW w:w="2336" w:type="dxa"/>
          </w:tcPr>
          <w:p w14:paraId="2556116C" w14:textId="77777777" w:rsidR="00342800" w:rsidRPr="00342800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71E7133B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EmployeeID</w:t>
            </w:r>
          </w:p>
        </w:tc>
        <w:tc>
          <w:tcPr>
            <w:tcW w:w="2336" w:type="dxa"/>
          </w:tcPr>
          <w:p w14:paraId="48D9A4B6" w14:textId="77777777" w:rsidR="00342800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342800" w:rsidRPr="00304E4E" w14:paraId="1104A3A2" w14:textId="77777777" w:rsidTr="0015235D">
        <w:tc>
          <w:tcPr>
            <w:tcW w:w="2336" w:type="dxa"/>
          </w:tcPr>
          <w:p w14:paraId="29FE538F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продукта</w:t>
            </w:r>
          </w:p>
        </w:tc>
        <w:tc>
          <w:tcPr>
            <w:tcW w:w="2336" w:type="dxa"/>
          </w:tcPr>
          <w:p w14:paraId="1CD85085" w14:textId="77777777" w:rsidR="00342800" w:rsidRPr="00342800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3195C14E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ProductID</w:t>
            </w:r>
          </w:p>
        </w:tc>
        <w:tc>
          <w:tcPr>
            <w:tcW w:w="2336" w:type="dxa"/>
          </w:tcPr>
          <w:p w14:paraId="59258FA5" w14:textId="77777777" w:rsidR="00342800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342800" w:rsidRPr="00304E4E" w14:paraId="13CF0EED" w14:textId="77777777" w:rsidTr="0015235D">
        <w:tc>
          <w:tcPr>
            <w:tcW w:w="2336" w:type="dxa"/>
          </w:tcPr>
          <w:p w14:paraId="7A062689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2336" w:type="dxa"/>
          </w:tcPr>
          <w:p w14:paraId="590147CF" w14:textId="77777777" w:rsidR="00342800" w:rsidRPr="00342800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212CBBB9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Quantity</w:t>
            </w:r>
          </w:p>
        </w:tc>
        <w:tc>
          <w:tcPr>
            <w:tcW w:w="2336" w:type="dxa"/>
          </w:tcPr>
          <w:p w14:paraId="4C2A74C9" w14:textId="77777777" w:rsidR="00342800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342800" w:rsidRPr="00304E4E" w14:paraId="2C86AB8B" w14:textId="77777777" w:rsidTr="0015235D">
        <w:tc>
          <w:tcPr>
            <w:tcW w:w="2336" w:type="dxa"/>
          </w:tcPr>
          <w:p w14:paraId="097C4DA7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</w:t>
            </w:r>
          </w:p>
        </w:tc>
        <w:tc>
          <w:tcPr>
            <w:tcW w:w="2336" w:type="dxa"/>
          </w:tcPr>
          <w:p w14:paraId="00BBB1F3" w14:textId="77777777" w:rsidR="00342800" w:rsidRPr="00342800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3BA6662F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Total</w:t>
            </w:r>
          </w:p>
        </w:tc>
        <w:tc>
          <w:tcPr>
            <w:tcW w:w="2336" w:type="dxa"/>
          </w:tcPr>
          <w:p w14:paraId="79AAE7AC" w14:textId="77777777" w:rsidR="00342800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342800" w:rsidRPr="00304E4E" w14:paraId="4C0DFDDA" w14:textId="77777777" w:rsidTr="0015235D">
        <w:tc>
          <w:tcPr>
            <w:tcW w:w="2336" w:type="dxa"/>
          </w:tcPr>
          <w:p w14:paraId="456FC94A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6C89F4E5" w14:textId="77777777" w:rsidR="00342800" w:rsidRPr="00043857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2336" w:type="dxa"/>
          </w:tcPr>
          <w:p w14:paraId="0384ED4E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Dateof</w:t>
            </w:r>
          </w:p>
        </w:tc>
        <w:tc>
          <w:tcPr>
            <w:tcW w:w="2336" w:type="dxa"/>
          </w:tcPr>
          <w:p w14:paraId="1D908368" w14:textId="77777777" w:rsidR="00342800" w:rsidRPr="00A95127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Date/Time</w:t>
            </w:r>
          </w:p>
        </w:tc>
      </w:tr>
      <w:tr w:rsidR="00342800" w:rsidRPr="00304E4E" w14:paraId="5B8A4626" w14:textId="77777777" w:rsidTr="0015235D">
        <w:tc>
          <w:tcPr>
            <w:tcW w:w="2336" w:type="dxa"/>
          </w:tcPr>
          <w:p w14:paraId="4FD08290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336" w:type="dxa"/>
          </w:tcPr>
          <w:p w14:paraId="0D2DBD82" w14:textId="77777777" w:rsidR="00342800" w:rsidRPr="00043857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String</w:t>
            </w:r>
          </w:p>
        </w:tc>
        <w:tc>
          <w:tcPr>
            <w:tcW w:w="2336" w:type="dxa"/>
          </w:tcPr>
          <w:p w14:paraId="2ECBECFC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Desc</w:t>
            </w:r>
          </w:p>
        </w:tc>
        <w:tc>
          <w:tcPr>
            <w:tcW w:w="2336" w:type="dxa"/>
          </w:tcPr>
          <w:p w14:paraId="604F4155" w14:textId="77777777" w:rsidR="00342800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Text</w:t>
            </w:r>
          </w:p>
        </w:tc>
      </w:tr>
      <w:tr w:rsidR="00342800" w:rsidRPr="00304E4E" w14:paraId="0B9D4156" w14:textId="77777777" w:rsidTr="0015235D">
        <w:tc>
          <w:tcPr>
            <w:tcW w:w="2336" w:type="dxa"/>
          </w:tcPr>
          <w:p w14:paraId="62B20BB3" w14:textId="77777777" w:rsidR="00342800" w:rsidRPr="00342800" w:rsidRDefault="00342800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2336" w:type="dxa"/>
          </w:tcPr>
          <w:p w14:paraId="6377C172" w14:textId="77777777" w:rsidR="00342800" w:rsidRPr="00043857" w:rsidRDefault="0004385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Status</w:t>
            </w:r>
          </w:p>
        </w:tc>
        <w:tc>
          <w:tcPr>
            <w:tcW w:w="2336" w:type="dxa"/>
          </w:tcPr>
          <w:p w14:paraId="04451014" w14:textId="77777777" w:rsidR="00342800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Status</w:t>
            </w:r>
          </w:p>
        </w:tc>
        <w:tc>
          <w:tcPr>
            <w:tcW w:w="2336" w:type="dxa"/>
          </w:tcPr>
          <w:p w14:paraId="688684B0" w14:textId="77777777" w:rsidR="00342800" w:rsidRPr="00A95127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Boolean</w:t>
            </w:r>
          </w:p>
        </w:tc>
      </w:tr>
      <w:tr w:rsidR="00E54B1D" w:rsidRPr="00304E4E" w14:paraId="774C5E94" w14:textId="77777777" w:rsidTr="00C779A1">
        <w:tc>
          <w:tcPr>
            <w:tcW w:w="9344" w:type="dxa"/>
            <w:gridSpan w:val="4"/>
          </w:tcPr>
          <w:p w14:paraId="2AE03B36" w14:textId="77777777" w:rsidR="00E54B1D" w:rsidRPr="00E54B1D" w:rsidRDefault="00E54B1D" w:rsidP="00D24D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Акции Продукты</w:t>
            </w:r>
            <w:r w:rsidRPr="0015235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PromotionItem</w:t>
            </w:r>
          </w:p>
        </w:tc>
      </w:tr>
      <w:tr w:rsidR="00E54B1D" w:rsidRPr="00304E4E" w14:paraId="1BBCF4DE" w14:textId="77777777" w:rsidTr="0015235D">
        <w:tc>
          <w:tcPr>
            <w:tcW w:w="2336" w:type="dxa"/>
          </w:tcPr>
          <w:p w14:paraId="47D55D69" w14:textId="77777777" w:rsidR="00E54B1D" w:rsidRPr="00E54B1D" w:rsidRDefault="00E54B1D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336" w:type="dxa"/>
          </w:tcPr>
          <w:p w14:paraId="5F6D528B" w14:textId="77777777" w:rsidR="00E54B1D" w:rsidRPr="00E4770F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000490B1" w14:textId="77777777" w:rsidR="00E54B1D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4A2F82E2" w14:textId="77777777" w:rsidR="00E54B1D" w:rsidRPr="00342800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E54B1D" w:rsidRPr="00304E4E" w14:paraId="4192C1BC" w14:textId="77777777" w:rsidTr="0015235D">
        <w:tc>
          <w:tcPr>
            <w:tcW w:w="2336" w:type="dxa"/>
          </w:tcPr>
          <w:p w14:paraId="3B0AA50B" w14:textId="77777777" w:rsidR="00E54B1D" w:rsidRDefault="00E54B1D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 акции</w:t>
            </w:r>
          </w:p>
        </w:tc>
        <w:tc>
          <w:tcPr>
            <w:tcW w:w="2336" w:type="dxa"/>
          </w:tcPr>
          <w:p w14:paraId="226A59E9" w14:textId="77777777" w:rsidR="00E54B1D" w:rsidRPr="00342800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6507FAFC" w14:textId="77777777" w:rsidR="00E54B1D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PromotionID</w:t>
            </w:r>
          </w:p>
        </w:tc>
        <w:tc>
          <w:tcPr>
            <w:tcW w:w="2336" w:type="dxa"/>
          </w:tcPr>
          <w:p w14:paraId="7E34905A" w14:textId="77777777" w:rsidR="00E54B1D" w:rsidRPr="00A95127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E54B1D" w:rsidRPr="00304E4E" w14:paraId="74CD4B9C" w14:textId="77777777" w:rsidTr="0015235D">
        <w:tc>
          <w:tcPr>
            <w:tcW w:w="2336" w:type="dxa"/>
          </w:tcPr>
          <w:p w14:paraId="361F18A6" w14:textId="77777777" w:rsidR="00E54B1D" w:rsidRPr="00E4770F" w:rsidRDefault="00E54B1D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 продукта</w:t>
            </w:r>
          </w:p>
        </w:tc>
        <w:tc>
          <w:tcPr>
            <w:tcW w:w="2336" w:type="dxa"/>
          </w:tcPr>
          <w:p w14:paraId="6201597E" w14:textId="77777777" w:rsidR="00E54B1D" w:rsidRPr="00342800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68D311A9" w14:textId="77777777" w:rsidR="00E54B1D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ProductID</w:t>
            </w:r>
          </w:p>
        </w:tc>
        <w:tc>
          <w:tcPr>
            <w:tcW w:w="2336" w:type="dxa"/>
          </w:tcPr>
          <w:p w14:paraId="045966E7" w14:textId="77777777" w:rsidR="00E54B1D" w:rsidRPr="00342800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E4770F" w:rsidRPr="00304E4E" w14:paraId="173FD131" w14:textId="77777777" w:rsidTr="00C779A1">
        <w:tc>
          <w:tcPr>
            <w:tcW w:w="9344" w:type="dxa"/>
            <w:gridSpan w:val="4"/>
          </w:tcPr>
          <w:p w14:paraId="02DA9982" w14:textId="77777777" w:rsidR="00E4770F" w:rsidRPr="00342800" w:rsidRDefault="00E4770F" w:rsidP="00D24D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Сущность Продукты Заказы</w:t>
            </w:r>
            <w:r w:rsidRPr="0015235D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 w:eastAsia="ru-RU"/>
              </w:rPr>
              <w:t>OrderItems</w:t>
            </w:r>
          </w:p>
        </w:tc>
      </w:tr>
      <w:tr w:rsidR="00E4770F" w:rsidRPr="00304E4E" w14:paraId="4BDF8C0E" w14:textId="77777777" w:rsidTr="0015235D">
        <w:tc>
          <w:tcPr>
            <w:tcW w:w="2336" w:type="dxa"/>
          </w:tcPr>
          <w:p w14:paraId="06490ACA" w14:textId="77777777" w:rsidR="00E4770F" w:rsidRPr="00E4770F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336" w:type="dxa"/>
          </w:tcPr>
          <w:p w14:paraId="3B2FA486" w14:textId="77777777" w:rsidR="00E4770F" w:rsidRPr="00342800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2DC78AEA" w14:textId="77777777" w:rsidR="00E4770F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2336" w:type="dxa"/>
          </w:tcPr>
          <w:p w14:paraId="5B28EB81" w14:textId="77777777" w:rsidR="00E4770F" w:rsidRPr="00342800" w:rsidRDefault="00457142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AutoNumber</w:t>
            </w:r>
          </w:p>
        </w:tc>
      </w:tr>
      <w:tr w:rsidR="00E4770F" w:rsidRPr="00304E4E" w14:paraId="12F094C8" w14:textId="77777777" w:rsidTr="0015235D">
        <w:tc>
          <w:tcPr>
            <w:tcW w:w="2336" w:type="dxa"/>
          </w:tcPr>
          <w:p w14:paraId="5A0CC6E8" w14:textId="77777777" w:rsidR="00E4770F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Код заказа</w:t>
            </w:r>
          </w:p>
        </w:tc>
        <w:tc>
          <w:tcPr>
            <w:tcW w:w="2336" w:type="dxa"/>
          </w:tcPr>
          <w:p w14:paraId="3737999C" w14:textId="77777777" w:rsidR="00E4770F" w:rsidRPr="00342800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6B0CBBA7" w14:textId="77777777" w:rsidR="00E4770F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OrderID</w:t>
            </w:r>
          </w:p>
        </w:tc>
        <w:tc>
          <w:tcPr>
            <w:tcW w:w="2336" w:type="dxa"/>
          </w:tcPr>
          <w:p w14:paraId="6287E888" w14:textId="77777777" w:rsidR="00E4770F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  <w:tr w:rsidR="00E4770F" w:rsidRPr="00304E4E" w14:paraId="67B2E26F" w14:textId="77777777" w:rsidTr="0015235D">
        <w:tc>
          <w:tcPr>
            <w:tcW w:w="2336" w:type="dxa"/>
          </w:tcPr>
          <w:p w14:paraId="32887B4C" w14:textId="77777777" w:rsidR="00E4770F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 продукта</w:t>
            </w:r>
          </w:p>
        </w:tc>
        <w:tc>
          <w:tcPr>
            <w:tcW w:w="2336" w:type="dxa"/>
          </w:tcPr>
          <w:p w14:paraId="38EEE6C1" w14:textId="77777777" w:rsidR="00E4770F" w:rsidRPr="00342800" w:rsidRDefault="00E4770F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2336" w:type="dxa"/>
          </w:tcPr>
          <w:p w14:paraId="40175347" w14:textId="77777777" w:rsidR="00E4770F" w:rsidRPr="00BB6538" w:rsidRDefault="00BB6538" w:rsidP="00D24DD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ProductID</w:t>
            </w:r>
          </w:p>
        </w:tc>
        <w:tc>
          <w:tcPr>
            <w:tcW w:w="2336" w:type="dxa"/>
          </w:tcPr>
          <w:p w14:paraId="59E2AA7A" w14:textId="77777777" w:rsidR="00E4770F" w:rsidRPr="00342800" w:rsidRDefault="00A95127" w:rsidP="00D24DD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Long Integer</w:t>
            </w:r>
          </w:p>
        </w:tc>
      </w:tr>
    </w:tbl>
    <w:p w14:paraId="54A5AD8A" w14:textId="77777777" w:rsidR="00146BC7" w:rsidRDefault="00146BC7" w:rsidP="00D4010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DB83BD" w14:textId="4FF6B5EB" w:rsidR="00146BC7" w:rsidRDefault="00C35F24" w:rsidP="00D910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Все</w:t>
      </w:r>
      <w:r w:rsidR="00E54B1D">
        <w:rPr>
          <w:rFonts w:ascii="Times New Roman" w:hAnsi="Times New Roman" w:cs="Times New Roman"/>
          <w:sz w:val="28"/>
          <w:szCs w:val="28"/>
          <w:lang w:eastAsia="ru-RU"/>
        </w:rPr>
        <w:t xml:space="preserve"> таблицы в базе данных приведены к 3-й нормальной форме.</w:t>
      </w:r>
    </w:p>
    <w:p w14:paraId="1C59B9C3" w14:textId="77777777" w:rsidR="00F34173" w:rsidRDefault="00CC4CAF" w:rsidP="00A35A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6BDAF" wp14:editId="0CF7AEA1">
            <wp:extent cx="5162550" cy="1856198"/>
            <wp:effectExtent l="0" t="0" r="0" b="0"/>
            <wp:docPr id="825" name="Рисунок 825" descr="C:\Users\Dima\AppData\Local\Microsoft\Windows\INetCache\Content.Word\Снимок экрана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ima\AppData\Local\Microsoft\Windows\INetCache\Content.Word\Снимок экрана (108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43" cy="185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52BD" w14:textId="277C065E" w:rsidR="00CC4CAF" w:rsidRDefault="004534C1" w:rsidP="00297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AB189D">
        <w:rPr>
          <w:rFonts w:ascii="Times New Roman" w:hAnsi="Times New Roman" w:cs="Times New Roman"/>
          <w:sz w:val="28"/>
          <w:szCs w:val="28"/>
          <w:lang w:eastAsia="ru-RU"/>
        </w:rPr>
        <w:t xml:space="preserve"> 2.</w:t>
      </w:r>
      <w:r w:rsidR="00AB189D" w:rsidRPr="003F5091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297179">
        <w:rPr>
          <w:rFonts w:ascii="Times New Roman" w:hAnsi="Times New Roman" w:cs="Times New Roman"/>
          <w:sz w:val="28"/>
          <w:szCs w:val="28"/>
          <w:lang w:eastAsia="ru-RU"/>
        </w:rPr>
        <w:t xml:space="preserve"> – Физическая модель данных</w:t>
      </w:r>
    </w:p>
    <w:p w14:paraId="42FF7EF3" w14:textId="5E4D23C9" w:rsidR="00C35F24" w:rsidRDefault="004B7D66" w:rsidP="00C35F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B7D66">
        <w:rPr>
          <w:rFonts w:ascii="Times New Roman" w:hAnsi="Times New Roman" w:cs="Times New Roman"/>
          <w:b/>
          <w:sz w:val="28"/>
          <w:szCs w:val="28"/>
          <w:lang w:eastAsia="ru-RU"/>
        </w:rPr>
        <w:t>Задание ограничений ссылочной целостности</w:t>
      </w:r>
    </w:p>
    <w:p w14:paraId="2519F8BF" w14:textId="77777777" w:rsidR="004B7D66" w:rsidRDefault="004B7D66" w:rsidP="00E63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связей необходимо задать ограничение ссылочной целостности и свойств каскадного обновления/удаления данных</w:t>
      </w:r>
    </w:p>
    <w:p w14:paraId="70686B89" w14:textId="77777777" w:rsidR="004B7D66" w:rsidRDefault="004B7D66" w:rsidP="00A35A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F317FB" wp14:editId="4CEBA238">
            <wp:extent cx="2233552" cy="2228850"/>
            <wp:effectExtent l="0" t="0" r="0" b="0"/>
            <wp:docPr id="823" name="Рисунок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9426" cy="22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50CA" w14:textId="4438B7A6" w:rsidR="004B7D66" w:rsidRDefault="00AB189D" w:rsidP="00434A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</w:t>
      </w:r>
      <w:r w:rsidRPr="00AB189D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4B7D66">
        <w:rPr>
          <w:rFonts w:ascii="Times New Roman" w:hAnsi="Times New Roman" w:cs="Times New Roman"/>
          <w:sz w:val="28"/>
          <w:szCs w:val="28"/>
          <w:lang w:eastAsia="ru-RU"/>
        </w:rPr>
        <w:t xml:space="preserve"> – Ограничение ссылочной целостности и свойств каскадного обновления/удаления данных</w:t>
      </w:r>
    </w:p>
    <w:p w14:paraId="4EEA2BDA" w14:textId="08A12E27" w:rsidR="00434AB3" w:rsidRDefault="00434AB3" w:rsidP="00434A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744D7C" w14:textId="4ACD542E" w:rsidR="00434AB3" w:rsidRDefault="00434AB3" w:rsidP="00434A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234326" w14:textId="77777777" w:rsidR="00434AB3" w:rsidRDefault="00434AB3" w:rsidP="00434A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5EBDF3" w14:textId="77777777" w:rsidR="00434AB3" w:rsidRPr="004B7D66" w:rsidRDefault="00434AB3" w:rsidP="00434A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8CABB0" w14:textId="22E8D3A4" w:rsidR="009D5793" w:rsidRDefault="004B4FA8" w:rsidP="00434AB3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52" w:name="_Toc481101129"/>
      <w:r w:rsidRPr="00E96EE7">
        <w:rPr>
          <w:i w:val="0"/>
          <w:lang w:val="ru-RU"/>
        </w:rPr>
        <w:t>Генерация физической модели</w:t>
      </w:r>
      <w:bookmarkEnd w:id="152"/>
    </w:p>
    <w:p w14:paraId="590BF5B2" w14:textId="77777777" w:rsidR="00434AB3" w:rsidRPr="00434AB3" w:rsidRDefault="00434AB3" w:rsidP="00434AB3">
      <w:pPr>
        <w:spacing w:after="0"/>
        <w:rPr>
          <w:lang w:eastAsia="ru-RU"/>
        </w:rPr>
      </w:pPr>
    </w:p>
    <w:p w14:paraId="14A35435" w14:textId="77777777" w:rsidR="004B4FA8" w:rsidRDefault="004B4FA8" w:rsidP="00434AB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генерации физической модели для конкретной СУБД выберем меню </w:t>
      </w:r>
      <w:r>
        <w:rPr>
          <w:rFonts w:ascii="Times New Roman" w:hAnsi="Times New Roman"/>
          <w:sz w:val="28"/>
          <w:szCs w:val="28"/>
          <w:lang w:val="en-US"/>
        </w:rPr>
        <w:t>Database</w:t>
      </w:r>
      <w:r w:rsidRPr="004B4FA8">
        <w:rPr>
          <w:rFonts w:ascii="Times New Roman" w:hAnsi="Times New Roman"/>
          <w:sz w:val="28"/>
          <w:szCs w:val="28"/>
        </w:rPr>
        <w:t xml:space="preserve"> -&gt; </w:t>
      </w:r>
      <w:r>
        <w:rPr>
          <w:rFonts w:ascii="Times New Roman" w:hAnsi="Times New Roman"/>
          <w:sz w:val="28"/>
          <w:szCs w:val="28"/>
          <w:lang w:val="en-US"/>
        </w:rPr>
        <w:t>Choose</w:t>
      </w:r>
      <w:r w:rsidRPr="004B4F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Database</w:t>
      </w:r>
      <w:r>
        <w:rPr>
          <w:rFonts w:ascii="Times New Roman" w:hAnsi="Times New Roman"/>
          <w:sz w:val="28"/>
          <w:szCs w:val="28"/>
        </w:rPr>
        <w:t>, далее выбираем требуемый сервер СУБД (в нашем случае</w:t>
      </w:r>
      <w:r w:rsidRPr="004B4F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), устанавливаем соединение с БД, </w:t>
      </w:r>
      <w:r w:rsidR="009F2224">
        <w:rPr>
          <w:rFonts w:ascii="Times New Roman" w:hAnsi="Times New Roman"/>
          <w:sz w:val="28"/>
          <w:szCs w:val="28"/>
        </w:rPr>
        <w:t>после</w:t>
      </w:r>
      <w:r>
        <w:rPr>
          <w:rFonts w:ascii="Times New Roman" w:hAnsi="Times New Roman"/>
          <w:sz w:val="28"/>
          <w:szCs w:val="28"/>
        </w:rPr>
        <w:t xml:space="preserve"> нажатия </w:t>
      </w:r>
      <w:r>
        <w:rPr>
          <w:rFonts w:ascii="Times New Roman" w:hAnsi="Times New Roman"/>
          <w:sz w:val="28"/>
          <w:szCs w:val="28"/>
          <w:lang w:val="en-US"/>
        </w:rPr>
        <w:t>Generate</w:t>
      </w:r>
      <w:r>
        <w:rPr>
          <w:rFonts w:ascii="Times New Roman" w:hAnsi="Times New Roman"/>
          <w:sz w:val="28"/>
          <w:szCs w:val="28"/>
        </w:rPr>
        <w:t>, происходит создание таблиц с атрибутами в выбранной базе данных.</w:t>
      </w:r>
    </w:p>
    <w:p w14:paraId="58E243DA" w14:textId="77777777" w:rsidR="00BB3327" w:rsidRDefault="00BB3327" w:rsidP="00D4010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51F0C9" w14:textId="77777777" w:rsidR="00BB3327" w:rsidRDefault="004B7D66" w:rsidP="00D4010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BB145E" wp14:editId="5208FB57">
            <wp:extent cx="3686175" cy="2686801"/>
            <wp:effectExtent l="0" t="0" r="0" b="0"/>
            <wp:docPr id="822" name="Рисунок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9641" cy="26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88BB" w14:textId="447C486C" w:rsidR="00BB3327" w:rsidRDefault="00AB189D" w:rsidP="00434AB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AB189D">
        <w:rPr>
          <w:rFonts w:ascii="Times New Roman" w:hAnsi="Times New Roman"/>
          <w:sz w:val="28"/>
          <w:szCs w:val="28"/>
        </w:rPr>
        <w:t>10</w:t>
      </w:r>
      <w:r w:rsidR="004B7D66">
        <w:rPr>
          <w:rFonts w:ascii="Times New Roman" w:hAnsi="Times New Roman"/>
          <w:sz w:val="28"/>
          <w:szCs w:val="28"/>
        </w:rPr>
        <w:t xml:space="preserve"> – Окно генерации модели для БД</w:t>
      </w:r>
    </w:p>
    <w:p w14:paraId="6EF3375D" w14:textId="77777777" w:rsidR="00434AB3" w:rsidRPr="004B4FA8" w:rsidRDefault="00434AB3" w:rsidP="00434AB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AE37D1" w14:textId="0AD182FD" w:rsidR="00AF7A1E" w:rsidRDefault="00AF7A1E" w:rsidP="00434AB3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53" w:name="_Toc481101130"/>
      <w:r w:rsidRPr="00E96EE7">
        <w:rPr>
          <w:i w:val="0"/>
          <w:lang w:val="ru-RU"/>
        </w:rPr>
        <w:t>Просмотр сгенерированной БД и заполнение</w:t>
      </w:r>
      <w:bookmarkEnd w:id="153"/>
    </w:p>
    <w:p w14:paraId="229AEC38" w14:textId="77777777" w:rsidR="00434AB3" w:rsidRPr="00434AB3" w:rsidRDefault="00434AB3" w:rsidP="00434AB3">
      <w:pPr>
        <w:spacing w:after="0"/>
        <w:rPr>
          <w:lang w:eastAsia="ru-RU"/>
        </w:rPr>
      </w:pPr>
    </w:p>
    <w:p w14:paraId="35A00426" w14:textId="22BF9121" w:rsidR="00112B75" w:rsidRDefault="00AF7A1E" w:rsidP="00434AB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112B75">
        <w:rPr>
          <w:rFonts w:ascii="Times New Roman" w:hAnsi="Times New Roman"/>
          <w:sz w:val="28"/>
          <w:szCs w:val="28"/>
        </w:rPr>
        <w:t xml:space="preserve">ответствии с физической моделью, в СУБД </w:t>
      </w:r>
      <w:r w:rsidR="00112B75">
        <w:rPr>
          <w:rFonts w:ascii="Times New Roman" w:hAnsi="Times New Roman"/>
          <w:sz w:val="28"/>
          <w:szCs w:val="28"/>
          <w:lang w:val="en-US"/>
        </w:rPr>
        <w:t>MS</w:t>
      </w:r>
      <w:r w:rsidR="00112B75" w:rsidRPr="00112B75">
        <w:rPr>
          <w:rFonts w:ascii="Times New Roman" w:hAnsi="Times New Roman"/>
          <w:sz w:val="28"/>
          <w:szCs w:val="28"/>
        </w:rPr>
        <w:t xml:space="preserve"> </w:t>
      </w:r>
      <w:r w:rsidR="00112B75">
        <w:rPr>
          <w:rFonts w:ascii="Times New Roman" w:hAnsi="Times New Roman"/>
          <w:sz w:val="28"/>
          <w:szCs w:val="28"/>
          <w:lang w:val="en-US"/>
        </w:rPr>
        <w:t>Access</w:t>
      </w:r>
      <w:r w:rsidR="00112B75" w:rsidRPr="00112B75">
        <w:rPr>
          <w:rFonts w:ascii="Times New Roman" w:hAnsi="Times New Roman"/>
          <w:sz w:val="28"/>
          <w:szCs w:val="28"/>
        </w:rPr>
        <w:t xml:space="preserve"> </w:t>
      </w:r>
      <w:r w:rsidR="00B768B6">
        <w:rPr>
          <w:rFonts w:ascii="Times New Roman" w:hAnsi="Times New Roman"/>
          <w:sz w:val="28"/>
          <w:szCs w:val="28"/>
        </w:rPr>
        <w:t>созданы таблицы с полями и</w:t>
      </w:r>
      <w:r w:rsidR="00112B75">
        <w:rPr>
          <w:rFonts w:ascii="Times New Roman" w:hAnsi="Times New Roman"/>
          <w:sz w:val="28"/>
          <w:szCs w:val="28"/>
        </w:rPr>
        <w:t xml:space="preserve"> схема данных</w:t>
      </w:r>
      <w:r w:rsidR="00112B75" w:rsidRPr="00112B75">
        <w:rPr>
          <w:rFonts w:ascii="Times New Roman" w:hAnsi="Times New Roman"/>
          <w:sz w:val="28"/>
          <w:szCs w:val="28"/>
        </w:rPr>
        <w:t xml:space="preserve"> (</w:t>
      </w:r>
      <w:r w:rsidR="00112B75">
        <w:rPr>
          <w:rFonts w:ascii="Times New Roman" w:hAnsi="Times New Roman"/>
          <w:sz w:val="28"/>
          <w:szCs w:val="28"/>
        </w:rPr>
        <w:t>рис. 2.1</w:t>
      </w:r>
      <w:r w:rsidR="00112B75" w:rsidRPr="00112B75">
        <w:rPr>
          <w:rFonts w:ascii="Times New Roman" w:hAnsi="Times New Roman"/>
          <w:sz w:val="28"/>
          <w:szCs w:val="28"/>
        </w:rPr>
        <w:t xml:space="preserve">): </w:t>
      </w:r>
    </w:p>
    <w:p w14:paraId="47A8B26E" w14:textId="08B41831" w:rsidR="00AB189D" w:rsidRDefault="00112B75" w:rsidP="00AB189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3D9F245A" wp14:editId="312B1CB3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590550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30" y="21538"/>
                <wp:lineTo x="21530" y="0"/>
                <wp:lineTo x="0" y="0"/>
              </wp:wrapPolygon>
            </wp:wrapThrough>
            <wp:docPr id="717" name="Рисунок 717" descr="C:\Users\Dima\AppData\Local\Microsoft\Windows\INetCache\Content.Word\Снимок экран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ma\AppData\Local\Microsoft\Windows\INetCache\Content.Word\Снимок экрана (99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189D">
        <w:rPr>
          <w:rFonts w:ascii="Times New Roman" w:hAnsi="Times New Roman"/>
          <w:sz w:val="28"/>
          <w:szCs w:val="28"/>
        </w:rPr>
        <w:t>Рисунок 2.</w:t>
      </w:r>
      <w:r w:rsidR="00AB189D" w:rsidRPr="00AB189D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 – Схема данных в СУБД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bookmarkStart w:id="154" w:name="_Toc481101131"/>
    </w:p>
    <w:p w14:paraId="5B5C8DAD" w14:textId="5684F563" w:rsidR="00E208BE" w:rsidRPr="001B080B" w:rsidRDefault="00AB189D" w:rsidP="001B0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6F5CF19" w14:textId="0757965B" w:rsidR="00AE63A6" w:rsidRPr="001B080B" w:rsidRDefault="00AE63A6" w:rsidP="001B080B">
      <w:pPr>
        <w:pStyle w:val="20"/>
        <w:rPr>
          <w:rFonts w:cs="Times New Roman"/>
        </w:rPr>
      </w:pPr>
      <w:bookmarkStart w:id="155" w:name="_Toc481101132"/>
      <w:bookmarkEnd w:id="154"/>
      <w:r w:rsidRPr="001B080B">
        <w:rPr>
          <w:rFonts w:cs="Times New Roman"/>
        </w:rPr>
        <w:lastRenderedPageBreak/>
        <w:t>Требования к программе или программному изделию</w:t>
      </w:r>
      <w:bookmarkEnd w:id="155"/>
    </w:p>
    <w:p w14:paraId="1F169ED1" w14:textId="462FD18A" w:rsidR="00AE63A6" w:rsidRPr="001B080B" w:rsidRDefault="00AE63A6" w:rsidP="001B080B">
      <w:pPr>
        <w:pStyle w:val="3"/>
        <w:spacing w:line="360" w:lineRule="auto"/>
        <w:ind w:left="0"/>
        <w:jc w:val="center"/>
        <w:rPr>
          <w:i w:val="0"/>
          <w:lang w:val="ru-RU"/>
        </w:rPr>
      </w:pPr>
      <w:bookmarkStart w:id="156" w:name="_Toc481101133"/>
      <w:r w:rsidRPr="001B080B">
        <w:rPr>
          <w:i w:val="0"/>
          <w:lang w:val="ru-RU"/>
        </w:rPr>
        <w:t>Требование к составу и параметрам технических средств</w:t>
      </w:r>
      <w:bookmarkEnd w:id="156"/>
    </w:p>
    <w:p w14:paraId="41D77C43" w14:textId="77777777" w:rsidR="004D298B" w:rsidRPr="001B080B" w:rsidRDefault="004D298B" w:rsidP="001B080B">
      <w:pPr>
        <w:spacing w:after="0" w:line="360" w:lineRule="auto"/>
        <w:rPr>
          <w:rFonts w:ascii="Times New Roman" w:hAnsi="Times New Roman" w:cs="Times New Roman"/>
          <w:lang w:eastAsia="ru-RU"/>
        </w:rPr>
      </w:pPr>
    </w:p>
    <w:p w14:paraId="02C6E2FF" w14:textId="77777777" w:rsidR="00AE63A6" w:rsidRPr="001B080B" w:rsidRDefault="00AE63A6" w:rsidP="001B08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57" w:name="_Hlk483399130"/>
      <w:r w:rsidRPr="001B080B">
        <w:rPr>
          <w:rFonts w:ascii="Times New Roman" w:hAnsi="Times New Roman" w:cs="Times New Roman"/>
          <w:sz w:val="28"/>
          <w:szCs w:val="28"/>
        </w:rPr>
        <w:t>Для работы с приложением необходимы следующие устройства:</w:t>
      </w:r>
    </w:p>
    <w:p w14:paraId="22FEFD25" w14:textId="432773E6" w:rsidR="00AE63A6" w:rsidRPr="001B080B" w:rsidRDefault="00D90779" w:rsidP="001B080B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</w:t>
      </w:r>
      <w:r w:rsidR="00AE63A6" w:rsidRPr="001B080B">
        <w:rPr>
          <w:rFonts w:ascii="Times New Roman" w:hAnsi="Times New Roman" w:cs="Times New Roman"/>
          <w:sz w:val="28"/>
          <w:szCs w:val="28"/>
        </w:rPr>
        <w:t>ерсональный компьютер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2B424A3D" w14:textId="53BB5AC7" w:rsidR="00AE63A6" w:rsidRPr="001B080B" w:rsidRDefault="00D90779" w:rsidP="001B080B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</w:t>
      </w:r>
      <w:r w:rsidR="00AE63A6" w:rsidRPr="001B080B">
        <w:rPr>
          <w:rFonts w:ascii="Times New Roman" w:hAnsi="Times New Roman" w:cs="Times New Roman"/>
          <w:sz w:val="28"/>
          <w:szCs w:val="28"/>
        </w:rPr>
        <w:t>онитор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2926CFD1" w14:textId="058126DA" w:rsidR="00AE63A6" w:rsidRPr="001B080B" w:rsidRDefault="00D90779" w:rsidP="001B080B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к</w:t>
      </w:r>
      <w:r w:rsidR="00AE63A6" w:rsidRPr="001B080B">
        <w:rPr>
          <w:rFonts w:ascii="Times New Roman" w:hAnsi="Times New Roman" w:cs="Times New Roman"/>
          <w:sz w:val="28"/>
          <w:szCs w:val="28"/>
        </w:rPr>
        <w:t>лавиатура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50FF4D9B" w14:textId="27D23B4A" w:rsidR="000843FD" w:rsidRPr="001B080B" w:rsidRDefault="00D90779" w:rsidP="001B080B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</w:t>
      </w:r>
      <w:r w:rsidR="00AE63A6" w:rsidRPr="001B080B">
        <w:rPr>
          <w:rFonts w:ascii="Times New Roman" w:hAnsi="Times New Roman" w:cs="Times New Roman"/>
          <w:sz w:val="28"/>
          <w:szCs w:val="28"/>
        </w:rPr>
        <w:t>ышь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6D51147D" w14:textId="77777777" w:rsidR="004D298B" w:rsidRPr="001B080B" w:rsidRDefault="004D298B" w:rsidP="001B08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Системные требования для работы программы:</w:t>
      </w:r>
    </w:p>
    <w:p w14:paraId="5A8BEFCD" w14:textId="1476714E" w:rsidR="004D298B" w:rsidRPr="001B080B" w:rsidRDefault="00D90779" w:rsidP="001B080B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</w:t>
      </w:r>
      <w:r w:rsidR="004D298B" w:rsidRPr="001B080B">
        <w:rPr>
          <w:rFonts w:ascii="Times New Roman" w:hAnsi="Times New Roman" w:cs="Times New Roman"/>
          <w:sz w:val="28"/>
          <w:szCs w:val="28"/>
        </w:rPr>
        <w:t>роцессор: не менее 2ГГц;</w:t>
      </w:r>
    </w:p>
    <w:p w14:paraId="457B76FF" w14:textId="7A2EE92C" w:rsidR="004D298B" w:rsidRPr="001B080B" w:rsidRDefault="00D90779" w:rsidP="001B080B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о</w:t>
      </w:r>
      <w:r w:rsidR="004D298B" w:rsidRPr="001B080B">
        <w:rPr>
          <w:rFonts w:ascii="Times New Roman" w:hAnsi="Times New Roman" w:cs="Times New Roman"/>
          <w:sz w:val="28"/>
          <w:szCs w:val="28"/>
        </w:rPr>
        <w:t>перативная память: не менее 1</w:t>
      </w:r>
      <w:r w:rsidR="004D298B" w:rsidRPr="001B080B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4D298B" w:rsidRPr="001B080B">
        <w:rPr>
          <w:rFonts w:ascii="Times New Roman" w:hAnsi="Times New Roman" w:cs="Times New Roman"/>
          <w:sz w:val="28"/>
          <w:szCs w:val="28"/>
        </w:rPr>
        <w:t>;</w:t>
      </w:r>
    </w:p>
    <w:p w14:paraId="2C90E137" w14:textId="1B8A1F62" w:rsidR="004D298B" w:rsidRPr="001B080B" w:rsidRDefault="00D90779" w:rsidP="001B080B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</w:t>
      </w:r>
      <w:r w:rsidR="004D298B" w:rsidRPr="001B080B">
        <w:rPr>
          <w:rFonts w:ascii="Times New Roman" w:hAnsi="Times New Roman" w:cs="Times New Roman"/>
          <w:sz w:val="28"/>
          <w:szCs w:val="28"/>
        </w:rPr>
        <w:t>есто на жестком диске или другом носители: не менее 256 МБ;</w:t>
      </w:r>
    </w:p>
    <w:p w14:paraId="4D1CC6E2" w14:textId="38F230C0" w:rsidR="004D298B" w:rsidRPr="001B080B" w:rsidRDefault="00D90779" w:rsidP="001B080B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</w:t>
      </w:r>
      <w:r w:rsidR="004D298B" w:rsidRPr="001B080B">
        <w:rPr>
          <w:rFonts w:ascii="Times New Roman" w:hAnsi="Times New Roman" w:cs="Times New Roman"/>
          <w:sz w:val="28"/>
          <w:szCs w:val="28"/>
        </w:rPr>
        <w:t>онитор: разрешение не менее 1280*766;</w:t>
      </w:r>
    </w:p>
    <w:p w14:paraId="6E1BC017" w14:textId="2AE1FA0E" w:rsidR="004D298B" w:rsidRPr="001B080B" w:rsidRDefault="000843FD" w:rsidP="001B080B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Pr="001B080B">
        <w:rPr>
          <w:rFonts w:ascii="Times New Roman" w:hAnsi="Times New Roman" w:cs="Times New Roman"/>
          <w:sz w:val="28"/>
          <w:szCs w:val="28"/>
        </w:rPr>
        <w:t>-Привод/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B080B">
        <w:rPr>
          <w:rFonts w:ascii="Times New Roman" w:hAnsi="Times New Roman" w:cs="Times New Roman"/>
          <w:sz w:val="28"/>
          <w:szCs w:val="28"/>
        </w:rPr>
        <w:t>-порт</w:t>
      </w:r>
      <w:r w:rsidR="00644434">
        <w:rPr>
          <w:rFonts w:ascii="Times New Roman" w:hAnsi="Times New Roman" w:cs="Times New Roman"/>
          <w:sz w:val="28"/>
          <w:szCs w:val="28"/>
        </w:rPr>
        <w:t>.</w:t>
      </w:r>
    </w:p>
    <w:bookmarkEnd w:id="157"/>
    <w:p w14:paraId="2E859F7A" w14:textId="77777777" w:rsidR="00434AB3" w:rsidRPr="001B080B" w:rsidRDefault="00434AB3" w:rsidP="001B080B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10E211AA" w14:textId="0E2A7946" w:rsidR="004D298B" w:rsidRPr="001B080B" w:rsidRDefault="004D298B" w:rsidP="001B080B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bookmarkStart w:id="158" w:name="_Toc481101134"/>
      <w:r w:rsidRPr="001B080B">
        <w:rPr>
          <w:i w:val="0"/>
          <w:lang w:val="ru-RU"/>
        </w:rPr>
        <w:t>Требования к программным средствам, используемым программой</w:t>
      </w:r>
      <w:bookmarkEnd w:id="158"/>
    </w:p>
    <w:p w14:paraId="0E7B3831" w14:textId="77777777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lang w:eastAsia="ru-RU"/>
        </w:rPr>
      </w:pPr>
    </w:p>
    <w:p w14:paraId="4BCC5690" w14:textId="3B0091AA" w:rsidR="004D298B" w:rsidRPr="001B080B" w:rsidRDefault="00BE2932" w:rsidP="001B080B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bookmarkStart w:id="159" w:name="_Hlk483399138"/>
      <w:r w:rsidRPr="001B080B">
        <w:rPr>
          <w:rFonts w:ascii="Times New Roman" w:hAnsi="Times New Roman" w:cs="Times New Roman"/>
          <w:sz w:val="28"/>
          <w:szCs w:val="28"/>
        </w:rPr>
        <w:t>о</w:t>
      </w:r>
      <w:r w:rsidR="004D298B" w:rsidRPr="001B080B">
        <w:rPr>
          <w:rFonts w:ascii="Times New Roman" w:hAnsi="Times New Roman" w:cs="Times New Roman"/>
          <w:sz w:val="28"/>
          <w:szCs w:val="28"/>
        </w:rPr>
        <w:t xml:space="preserve">перационная система </w:t>
      </w:r>
      <w:r w:rsidR="004D298B" w:rsidRPr="001B08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D298B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4D298B" w:rsidRPr="001B080B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4D298B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4D298B" w:rsidRPr="001B080B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4D298B" w:rsidRPr="001B080B">
        <w:rPr>
          <w:rFonts w:ascii="Times New Roman" w:hAnsi="Times New Roman" w:cs="Times New Roman"/>
          <w:sz w:val="28"/>
          <w:szCs w:val="28"/>
        </w:rPr>
        <w:t>3 и новее</w:t>
      </w:r>
      <w:r w:rsidRPr="001B080B">
        <w:rPr>
          <w:rFonts w:ascii="Times New Roman" w:hAnsi="Times New Roman" w:cs="Times New Roman"/>
          <w:sz w:val="28"/>
          <w:szCs w:val="28"/>
        </w:rPr>
        <w:t xml:space="preserve"> с установленными обновлениями;</w:t>
      </w:r>
    </w:p>
    <w:p w14:paraId="7921A7CD" w14:textId="77777777" w:rsidR="004D298B" w:rsidRPr="001B080B" w:rsidRDefault="004D298B" w:rsidP="001B080B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  <w:lang w:val="en-US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 xml:space="preserve">Microsoft Office 2007,2010, 2013, 2016, </w:t>
      </w:r>
      <w:r w:rsidRPr="001B080B">
        <w:rPr>
          <w:rFonts w:ascii="Times New Roman" w:hAnsi="Times New Roman" w:cs="Times New Roman"/>
          <w:sz w:val="28"/>
          <w:szCs w:val="28"/>
        </w:rPr>
        <w:t>Включающий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 xml:space="preserve"> MS Access</w:t>
      </w:r>
      <w:r w:rsidR="001429BD" w:rsidRPr="001B08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2F6D58" w14:textId="77777777" w:rsidR="00462ECB" w:rsidRPr="001B080B" w:rsidRDefault="00462ECB" w:rsidP="001B080B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B080B">
        <w:rPr>
          <w:rFonts w:ascii="Times New Roman" w:hAnsi="Times New Roman" w:cs="Times New Roman"/>
          <w:sz w:val="28"/>
          <w:szCs w:val="28"/>
        </w:rPr>
        <w:t xml:space="preserve">,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B080B">
        <w:rPr>
          <w:rFonts w:ascii="Times New Roman" w:hAnsi="Times New Roman" w:cs="Times New Roman"/>
          <w:sz w:val="28"/>
          <w:szCs w:val="28"/>
        </w:rPr>
        <w:t xml:space="preserve"> для вывода отчетных документов.</w:t>
      </w:r>
    </w:p>
    <w:p w14:paraId="5104C023" w14:textId="68D1E4A4" w:rsidR="000843FD" w:rsidRPr="001B080B" w:rsidRDefault="001429BD" w:rsidP="001B080B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 xml:space="preserve">32-битный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ODBC</w:t>
      </w:r>
      <w:r w:rsidRPr="001B080B">
        <w:rPr>
          <w:rFonts w:ascii="Times New Roman" w:hAnsi="Times New Roman" w:cs="Times New Roman"/>
          <w:sz w:val="28"/>
          <w:szCs w:val="28"/>
        </w:rPr>
        <w:t xml:space="preserve"> драйвер для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B080B">
        <w:rPr>
          <w:rFonts w:ascii="Times New Roman" w:hAnsi="Times New Roman" w:cs="Times New Roman"/>
          <w:sz w:val="28"/>
          <w:szCs w:val="28"/>
        </w:rPr>
        <w:t>.</w:t>
      </w:r>
    </w:p>
    <w:bookmarkEnd w:id="159"/>
    <w:p w14:paraId="573D4709" w14:textId="512D838E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1CB594" w14:textId="1A6EC430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691B9D" w14:textId="77777777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7EC309" w14:textId="64DB0DD7" w:rsidR="00503DA0" w:rsidRPr="001B080B" w:rsidRDefault="00503DA0" w:rsidP="001B080B">
      <w:pPr>
        <w:pStyle w:val="3"/>
        <w:spacing w:line="360" w:lineRule="auto"/>
        <w:ind w:left="0" w:firstLine="0"/>
        <w:jc w:val="center"/>
        <w:rPr>
          <w:rFonts w:eastAsia="Arial Unicode MS"/>
          <w:i w:val="0"/>
          <w:u w:color="000000"/>
          <w:bdr w:val="nil"/>
        </w:rPr>
      </w:pPr>
      <w:r w:rsidRPr="001B080B">
        <w:rPr>
          <w:rFonts w:eastAsia="Arial Unicode MS"/>
          <w:i w:val="0"/>
          <w:u w:color="000000"/>
          <w:bdr w:val="nil"/>
          <w:lang w:val="ru-RU"/>
        </w:rPr>
        <w:t>Требования к функциональным</w:t>
      </w:r>
      <w:r w:rsidRPr="001B080B">
        <w:rPr>
          <w:rFonts w:eastAsia="Arial Unicode MS"/>
          <w:i w:val="0"/>
          <w:u w:color="000000"/>
          <w:bdr w:val="nil"/>
        </w:rPr>
        <w:t xml:space="preserve"> характеристикам</w:t>
      </w:r>
    </w:p>
    <w:p w14:paraId="42AEEEAF" w14:textId="77777777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lang w:val="uk-UA" w:eastAsia="ru-RU"/>
        </w:rPr>
      </w:pPr>
    </w:p>
    <w:p w14:paraId="1F0D114E" w14:textId="556ADB59" w:rsidR="00503DA0" w:rsidRPr="001B080B" w:rsidRDefault="00503DA0" w:rsidP="001B080B">
      <w:pPr>
        <w:pStyle w:val="af5"/>
        <w:rPr>
          <w:sz w:val="20"/>
          <w:szCs w:val="20"/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Разрабатываемый программный продукт «</w:t>
      </w:r>
      <w:r w:rsidR="00EE5A12" w:rsidRPr="00EE5A12">
        <w:rPr>
          <w:u w:color="000000"/>
          <w:bdr w:val="nil"/>
          <w:lang w:eastAsia="ru-RU"/>
        </w:rPr>
        <w:t xml:space="preserve">АРМ </w:t>
      </w:r>
      <w:r w:rsidR="00EE5A12">
        <w:rPr>
          <w:u w:color="000000"/>
          <w:bdr w:val="nil"/>
          <w:lang w:val="en-US" w:eastAsia="ru-RU"/>
        </w:rPr>
        <w:t>Alpha</w:t>
      </w:r>
      <w:r w:rsidRPr="001B080B">
        <w:rPr>
          <w:u w:color="000000"/>
          <w:bdr w:val="nil"/>
          <w:lang w:eastAsia="ru-RU"/>
        </w:rPr>
        <w:t>» позволяет:</w:t>
      </w:r>
    </w:p>
    <w:p w14:paraId="535D996D" w14:textId="7962E189" w:rsidR="00503DA0" w:rsidRPr="001B080B" w:rsidRDefault="00240F58" w:rsidP="00D910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bookmarkStart w:id="160" w:name="_Hlk483399170"/>
      <w:r w:rsidRPr="001B080B">
        <w:rPr>
          <w:u w:color="000000"/>
          <w:bdr w:val="nil"/>
          <w:lang w:eastAsia="ru-RU"/>
        </w:rPr>
        <w:lastRenderedPageBreak/>
        <w:t>п</w:t>
      </w:r>
      <w:r w:rsidR="008725A5" w:rsidRPr="001B080B">
        <w:rPr>
          <w:u w:color="000000"/>
          <w:bdr w:val="nil"/>
          <w:lang w:eastAsia="ru-RU"/>
        </w:rPr>
        <w:t>росматривать</w:t>
      </w:r>
      <w:r w:rsidRPr="001B080B">
        <w:rPr>
          <w:u w:color="000000"/>
          <w:bdr w:val="nil"/>
          <w:lang w:eastAsia="ru-RU"/>
        </w:rPr>
        <w:t xml:space="preserve"> таблицы содержащие сведения о клиентах, сотрудниках, продуктах и заказах;</w:t>
      </w:r>
    </w:p>
    <w:p w14:paraId="7C4AEEE5" w14:textId="2086D96E" w:rsidR="00503DA0" w:rsidRPr="001B080B" w:rsidRDefault="00240F58" w:rsidP="00D910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просматривать отчеты с возможностью фильтрации данных, за определенные периоды;</w:t>
      </w:r>
    </w:p>
    <w:p w14:paraId="7F1B7E67" w14:textId="23D7D245" w:rsidR="00240F58" w:rsidRPr="001B080B" w:rsidRDefault="00240F58" w:rsidP="00D910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вывод отчетов во внешние программы (</w:t>
      </w:r>
      <w:r w:rsidRPr="001B080B">
        <w:rPr>
          <w:u w:color="000000"/>
          <w:bdr w:val="nil"/>
          <w:lang w:val="en-US" w:eastAsia="ru-RU"/>
        </w:rPr>
        <w:t>Word</w:t>
      </w:r>
      <w:r w:rsidRPr="001B080B">
        <w:rPr>
          <w:u w:color="000000"/>
          <w:bdr w:val="nil"/>
          <w:lang w:eastAsia="ru-RU"/>
        </w:rPr>
        <w:t xml:space="preserve">, </w:t>
      </w:r>
      <w:r w:rsidRPr="001B080B">
        <w:rPr>
          <w:u w:color="000000"/>
          <w:bdr w:val="nil"/>
          <w:lang w:val="en-US" w:eastAsia="ru-RU"/>
        </w:rPr>
        <w:t>Excel</w:t>
      </w:r>
      <w:r w:rsidRPr="001B080B">
        <w:rPr>
          <w:u w:color="000000"/>
          <w:bdr w:val="nil"/>
          <w:lang w:eastAsia="ru-RU"/>
        </w:rPr>
        <w:t>).</w:t>
      </w:r>
    </w:p>
    <w:bookmarkEnd w:id="160"/>
    <w:p w14:paraId="3E4BD09D" w14:textId="3CB13020" w:rsidR="000843FD" w:rsidRPr="001B080B" w:rsidRDefault="00503DA0" w:rsidP="001B080B">
      <w:pPr>
        <w:pStyle w:val="af5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Кроме того, эта система должна давать возможность сохранять все входящие и обработанные данные. Время на обработку информации должно быть минимальным.</w:t>
      </w:r>
    </w:p>
    <w:p w14:paraId="749004E7" w14:textId="18F96182" w:rsidR="00434AB3" w:rsidRPr="00F62A45" w:rsidRDefault="00F62A45" w:rsidP="001B080B">
      <w:pPr>
        <w:pStyle w:val="af5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Подробная информация о использовании приложения приведена в приложении В.</w:t>
      </w:r>
    </w:p>
    <w:p w14:paraId="30D19BA5" w14:textId="5419047C" w:rsidR="008725A5" w:rsidRPr="001B080B" w:rsidRDefault="008725A5" w:rsidP="001B080B">
      <w:pPr>
        <w:pStyle w:val="3"/>
        <w:spacing w:line="360" w:lineRule="auto"/>
        <w:ind w:left="0" w:firstLine="0"/>
        <w:jc w:val="center"/>
        <w:rPr>
          <w:rFonts w:eastAsia="Arial Unicode MS"/>
          <w:i w:val="0"/>
          <w:u w:color="000000"/>
          <w:bdr w:val="nil"/>
          <w:lang w:val="ru-RU"/>
        </w:rPr>
      </w:pPr>
      <w:r w:rsidRPr="001B080B">
        <w:rPr>
          <w:rFonts w:eastAsia="Arial Unicode MS"/>
          <w:i w:val="0"/>
          <w:u w:color="000000"/>
          <w:bdr w:val="nil"/>
          <w:lang w:val="ru-RU"/>
        </w:rPr>
        <w:t>Требования к надежности</w:t>
      </w:r>
    </w:p>
    <w:p w14:paraId="5ECDD88B" w14:textId="77777777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lang w:eastAsia="ru-RU"/>
        </w:rPr>
      </w:pPr>
    </w:p>
    <w:p w14:paraId="744CDF8E" w14:textId="77777777" w:rsidR="008725A5" w:rsidRPr="001B080B" w:rsidRDefault="008725A5" w:rsidP="001B080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8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Программный продукт должен соответствовать современному уровню требования к надежности программного обеспечения:</w:t>
      </w:r>
    </w:p>
    <w:p w14:paraId="442949E4" w14:textId="77777777" w:rsidR="008725A5" w:rsidRPr="001B080B" w:rsidRDefault="008725A5" w:rsidP="001B080B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предусматривать контроль вводимой информации и блокировать некорректные действия пользователя;</w:t>
      </w:r>
    </w:p>
    <w:p w14:paraId="7F047AAE" w14:textId="77777777" w:rsidR="008725A5" w:rsidRPr="001B080B" w:rsidRDefault="008725A5" w:rsidP="001B080B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обеспечивать целостность информации, хранящейся в базе данных;</w:t>
      </w:r>
    </w:p>
    <w:p w14:paraId="69E350A8" w14:textId="77777777" w:rsidR="008725A5" w:rsidRPr="001B080B" w:rsidRDefault="008725A5" w:rsidP="001B080B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обеспечивать возможность самовосстановления после сбоев;</w:t>
      </w:r>
    </w:p>
    <w:p w14:paraId="509A2927" w14:textId="77777777" w:rsidR="008725A5" w:rsidRPr="001B080B" w:rsidRDefault="008725A5" w:rsidP="001B080B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обеспечивать ограничение несанкционированного доступа к данным;</w:t>
      </w:r>
    </w:p>
    <w:p w14:paraId="0A653332" w14:textId="02A90E32" w:rsidR="00434AB3" w:rsidRPr="001B080B" w:rsidRDefault="008725A5" w:rsidP="001B080B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обеспечивать возможность резервного копирования информационной базы;</w:t>
      </w:r>
    </w:p>
    <w:p w14:paraId="50A7FDD9" w14:textId="6769C60D" w:rsidR="008725A5" w:rsidRPr="001B080B" w:rsidRDefault="008725A5" w:rsidP="001B080B">
      <w:pPr>
        <w:pStyle w:val="3"/>
        <w:spacing w:line="360" w:lineRule="auto"/>
        <w:ind w:left="0" w:firstLine="0"/>
        <w:jc w:val="center"/>
        <w:rPr>
          <w:rStyle w:val="21"/>
          <w:rFonts w:eastAsiaTheme="minorHAnsi" w:cs="Times New Roman"/>
          <w:b/>
          <w:bCs w:val="0"/>
          <w:i w:val="0"/>
          <w:color w:val="auto"/>
          <w:sz w:val="28"/>
          <w:szCs w:val="28"/>
          <w:bdr w:val="none" w:sz="0" w:space="0" w:color="auto"/>
          <w:lang w:val="ru-RU"/>
        </w:rPr>
      </w:pPr>
      <w:r w:rsidRPr="001B080B">
        <w:rPr>
          <w:rStyle w:val="21"/>
          <w:rFonts w:eastAsiaTheme="minorHAnsi" w:cs="Times New Roman"/>
          <w:b/>
          <w:bCs w:val="0"/>
          <w:i w:val="0"/>
          <w:color w:val="auto"/>
          <w:sz w:val="28"/>
          <w:szCs w:val="28"/>
          <w:bdr w:val="none" w:sz="0" w:space="0" w:color="auto"/>
          <w:lang w:val="ru-RU"/>
        </w:rPr>
        <w:t>Условия по эксплуатации</w:t>
      </w:r>
    </w:p>
    <w:p w14:paraId="5FDFC619" w14:textId="77777777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lang w:eastAsia="ru-RU"/>
        </w:rPr>
      </w:pPr>
    </w:p>
    <w:p w14:paraId="05A67CD3" w14:textId="5BA49D3D" w:rsidR="00644434" w:rsidRDefault="008725A5" w:rsidP="00D910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Условия эксплуатации базы данных совпадают с условиями эксплуатации персональных электронно-вычислительных машин, на которых будет эксплуатироваться программа.</w:t>
      </w:r>
      <w:r w:rsidRPr="001B080B">
        <w:rPr>
          <w:rFonts w:ascii="Times New Roman" w:hAnsi="Times New Roman" w:cs="Times New Roman"/>
          <w:sz w:val="28"/>
          <w:szCs w:val="28"/>
        </w:rPr>
        <w:tab/>
        <w:t>Программа предназначена для обычных пользователей, не обладающих специальными знаниями ПК.</w:t>
      </w:r>
    </w:p>
    <w:p w14:paraId="078FB7F8" w14:textId="179BF657" w:rsidR="00434AB3" w:rsidRPr="001B080B" w:rsidRDefault="00644434" w:rsidP="00644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E93F02" w14:textId="2F9166BB" w:rsidR="00D37A03" w:rsidRPr="001B080B" w:rsidRDefault="00D37A03" w:rsidP="001B080B">
      <w:pPr>
        <w:spacing w:after="0" w:line="360" w:lineRule="auto"/>
        <w:jc w:val="center"/>
        <w:rPr>
          <w:rStyle w:val="21"/>
          <w:rFonts w:eastAsiaTheme="minorHAnsi" w:cs="Times New Roman"/>
          <w:sz w:val="28"/>
          <w:szCs w:val="28"/>
        </w:rPr>
      </w:pPr>
      <w:r w:rsidRPr="001B080B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3.1.6</w:t>
      </w:r>
      <w:r w:rsidRPr="001B080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1B080B">
        <w:rPr>
          <w:rStyle w:val="21"/>
          <w:rFonts w:eastAsiaTheme="minorHAnsi" w:cs="Times New Roman"/>
          <w:sz w:val="28"/>
          <w:szCs w:val="28"/>
        </w:rPr>
        <w:t>Требования к информационной и программной совместимости</w:t>
      </w:r>
    </w:p>
    <w:p w14:paraId="781EF244" w14:textId="77777777" w:rsidR="00434AB3" w:rsidRPr="001B080B" w:rsidRDefault="00434AB3" w:rsidP="001B080B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3122D425" w14:textId="42DD9197" w:rsidR="00D37A03" w:rsidRPr="001B080B" w:rsidRDefault="00BE2932" w:rsidP="00D91041">
      <w:pPr>
        <w:pStyle w:val="a5"/>
        <w:numPr>
          <w:ilvl w:val="0"/>
          <w:numId w:val="42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</w:t>
      </w:r>
      <w:r w:rsidR="00D37A03" w:rsidRPr="001B080B">
        <w:rPr>
          <w:rFonts w:ascii="Times New Roman" w:hAnsi="Times New Roman" w:cs="Times New Roman"/>
          <w:sz w:val="28"/>
          <w:szCs w:val="28"/>
        </w:rPr>
        <w:t>рограмма должна представлять собой самостоятельный исполняемый модуль (файл с расширением .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B03920" w:rsidRPr="001B080B">
        <w:rPr>
          <w:rFonts w:ascii="Times New Roman" w:hAnsi="Times New Roman" w:cs="Times New Roman"/>
          <w:sz w:val="28"/>
          <w:szCs w:val="28"/>
        </w:rPr>
        <w:t>);</w:t>
      </w:r>
    </w:p>
    <w:p w14:paraId="20314D8F" w14:textId="7C293DFA" w:rsidR="00D37A03" w:rsidRPr="001B080B" w:rsidRDefault="00BE2932" w:rsidP="00D91041">
      <w:pPr>
        <w:pStyle w:val="a5"/>
        <w:numPr>
          <w:ilvl w:val="0"/>
          <w:numId w:val="42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</w:t>
      </w:r>
      <w:r w:rsidR="00D37A03" w:rsidRPr="001B080B">
        <w:rPr>
          <w:rFonts w:ascii="Times New Roman" w:hAnsi="Times New Roman" w:cs="Times New Roman"/>
          <w:sz w:val="28"/>
          <w:szCs w:val="28"/>
        </w:rPr>
        <w:t>рограмма работает с базой данных, которая должна также быть сохра</w:t>
      </w:r>
      <w:r w:rsidR="00B03920" w:rsidRPr="001B080B">
        <w:rPr>
          <w:rFonts w:ascii="Times New Roman" w:hAnsi="Times New Roman" w:cs="Times New Roman"/>
          <w:sz w:val="28"/>
          <w:szCs w:val="28"/>
        </w:rPr>
        <w:t>нена на диске в требуемой папке;</w:t>
      </w:r>
    </w:p>
    <w:p w14:paraId="1E7930AE" w14:textId="2243C553" w:rsidR="00D37A03" w:rsidRPr="001B080B" w:rsidRDefault="00BE2932" w:rsidP="00D91041">
      <w:pPr>
        <w:pStyle w:val="a5"/>
        <w:numPr>
          <w:ilvl w:val="0"/>
          <w:numId w:val="42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риложение должно быть реализовано с использованием объектно-ориентированного языка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(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), среды разработки </w:t>
      </w:r>
      <w:r w:rsidR="0099299E" w:rsidRPr="001B080B">
        <w:rPr>
          <w:rFonts w:ascii="Times New Roman" w:hAnsi="Times New Roman" w:cs="Times New Roman"/>
          <w:sz w:val="28"/>
          <w:szCs w:val="28"/>
          <w:lang w:val="en-US"/>
        </w:rPr>
        <w:t>Embarcadero</w:t>
      </w:r>
      <w:r w:rsidR="0099299E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99299E" w:rsidRPr="001B080B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="0099299E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99299E" w:rsidRPr="001B080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9299E" w:rsidRPr="001B080B">
        <w:rPr>
          <w:rFonts w:ascii="Times New Roman" w:hAnsi="Times New Roman" w:cs="Times New Roman"/>
          <w:sz w:val="28"/>
          <w:szCs w:val="28"/>
        </w:rPr>
        <w:t xml:space="preserve"> 10.2 </w:t>
      </w:r>
      <w:r w:rsidR="0099299E" w:rsidRPr="001B080B">
        <w:rPr>
          <w:rFonts w:ascii="Times New Roman" w:hAnsi="Times New Roman" w:cs="Times New Roman"/>
          <w:sz w:val="28"/>
          <w:szCs w:val="28"/>
          <w:lang w:val="en-US"/>
        </w:rPr>
        <w:t>Tokyo</w:t>
      </w:r>
      <w:r w:rsidR="0099299E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99299E" w:rsidRPr="001B080B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. Для хранения данных используется Система управления базами данных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. Работа программы должна обеспечиваться под управлением операционной системы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B03920" w:rsidRPr="001B080B">
        <w:rPr>
          <w:rFonts w:ascii="Times New Roman" w:hAnsi="Times New Roman" w:cs="Times New Roman"/>
          <w:sz w:val="28"/>
          <w:szCs w:val="28"/>
        </w:rPr>
        <w:t>3 с последними обновлениями;</w:t>
      </w:r>
    </w:p>
    <w:p w14:paraId="73709EFB" w14:textId="66E08A52" w:rsidR="00D37A03" w:rsidRPr="001B080B" w:rsidRDefault="0099299E" w:rsidP="00D91041">
      <w:pPr>
        <w:pStyle w:val="a5"/>
        <w:numPr>
          <w:ilvl w:val="0"/>
          <w:numId w:val="42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д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ля вывода отчетов на компьютере должно быть установлено ПО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3D55BB">
        <w:rPr>
          <w:rFonts w:ascii="Times New Roman" w:hAnsi="Times New Roman" w:cs="Times New Roman"/>
          <w:sz w:val="28"/>
          <w:szCs w:val="28"/>
        </w:rPr>
        <w:t xml:space="preserve"> 2007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(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37A03"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="00D37A03" w:rsidRPr="001B080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B080B">
        <w:rPr>
          <w:rFonts w:ascii="Times New Roman" w:hAnsi="Times New Roman" w:cs="Times New Roman"/>
          <w:sz w:val="28"/>
          <w:szCs w:val="28"/>
        </w:rPr>
        <w:t>);</w:t>
      </w:r>
    </w:p>
    <w:p w14:paraId="7D8EDEF6" w14:textId="0D052E72" w:rsidR="000843FD" w:rsidRPr="001B080B" w:rsidRDefault="00D37A03" w:rsidP="001B080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080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9EF035" w14:textId="4464FBF1" w:rsidR="003828A6" w:rsidRPr="001B080B" w:rsidRDefault="003B711B" w:rsidP="001B080B">
      <w:pPr>
        <w:pStyle w:val="3"/>
        <w:spacing w:line="360" w:lineRule="auto"/>
        <w:ind w:left="0" w:firstLine="0"/>
        <w:jc w:val="center"/>
        <w:rPr>
          <w:rFonts w:eastAsia="Arial Unicode MS"/>
          <w:bCs/>
          <w:i w:val="0"/>
          <w:color w:val="000000"/>
          <w:u w:color="000000"/>
          <w:bdr w:val="nil"/>
          <w:lang w:val="ru-RU"/>
        </w:rPr>
      </w:pPr>
      <w:r w:rsidRPr="001B080B">
        <w:rPr>
          <w:rFonts w:eastAsia="Arial Unicode MS"/>
          <w:bCs/>
          <w:i w:val="0"/>
          <w:color w:val="000000"/>
          <w:u w:color="000000"/>
          <w:bdr w:val="nil"/>
          <w:lang w:val="ru-RU"/>
        </w:rPr>
        <w:lastRenderedPageBreak/>
        <w:t>Назначения программы «Разработка автоматизированного рабочего места менеджера</w:t>
      </w:r>
      <w:r w:rsidR="0064249A" w:rsidRPr="001B080B">
        <w:rPr>
          <w:rFonts w:eastAsia="Arial Unicode MS"/>
          <w:bCs/>
          <w:i w:val="0"/>
          <w:color w:val="000000"/>
          <w:u w:color="000000"/>
          <w:bdr w:val="nil"/>
          <w:lang w:val="ru-RU"/>
        </w:rPr>
        <w:t>»</w:t>
      </w:r>
    </w:p>
    <w:p w14:paraId="2BD2CED3" w14:textId="77777777" w:rsidR="00434AB3" w:rsidRPr="001B080B" w:rsidRDefault="00434AB3" w:rsidP="001B080B">
      <w:pPr>
        <w:spacing w:after="0" w:line="360" w:lineRule="auto"/>
        <w:rPr>
          <w:rFonts w:ascii="Times New Roman" w:hAnsi="Times New Roman" w:cs="Times New Roman"/>
          <w:lang w:eastAsia="ru-RU"/>
        </w:rPr>
      </w:pPr>
    </w:p>
    <w:p w14:paraId="63AEDD55" w14:textId="7BEFC3A9" w:rsidR="003828A6" w:rsidRPr="001B080B" w:rsidRDefault="003828A6" w:rsidP="001B08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Программа «АРМ</w:t>
      </w:r>
      <w:r w:rsidR="00D91041">
        <w:rPr>
          <w:rFonts w:ascii="Times New Roman" w:hAnsi="Times New Roman" w:cs="Times New Roman"/>
          <w:sz w:val="28"/>
          <w:szCs w:val="28"/>
        </w:rPr>
        <w:t xml:space="preserve"> </w:t>
      </w:r>
      <w:r w:rsidR="00D91041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1B080B">
        <w:rPr>
          <w:rFonts w:ascii="Times New Roman" w:hAnsi="Times New Roman" w:cs="Times New Roman"/>
          <w:sz w:val="28"/>
          <w:szCs w:val="28"/>
        </w:rPr>
        <w:t>» предназначена для работы сотрудника с клиентами Основные функции данной программы:</w:t>
      </w:r>
    </w:p>
    <w:p w14:paraId="48219B6D" w14:textId="383237DC" w:rsidR="003828A6" w:rsidRDefault="003828A6" w:rsidP="00D91041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</w:tabs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регистрация нов</w:t>
      </w:r>
      <w:r w:rsidR="003B711B" w:rsidRPr="001B080B">
        <w:rPr>
          <w:rFonts w:ascii="Times New Roman" w:hAnsi="Times New Roman" w:cs="Times New Roman"/>
          <w:sz w:val="28"/>
          <w:szCs w:val="28"/>
        </w:rPr>
        <w:t>ых клиентов, сотрудников, продуктов</w:t>
      </w:r>
      <w:r w:rsidR="0064249A" w:rsidRPr="001B080B">
        <w:rPr>
          <w:rFonts w:ascii="Times New Roman" w:hAnsi="Times New Roman" w:cs="Times New Roman"/>
          <w:sz w:val="28"/>
          <w:szCs w:val="28"/>
        </w:rPr>
        <w:t>, заказов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7995CA5C" w14:textId="10CE5735" w:rsidR="00D91041" w:rsidRPr="001B080B" w:rsidRDefault="00D91041" w:rsidP="00D91041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</w:tabs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продукции</w:t>
      </w:r>
      <w:r w:rsidRPr="00D91041">
        <w:rPr>
          <w:rFonts w:ascii="Times New Roman" w:hAnsi="Times New Roman" w:cs="Times New Roman"/>
          <w:sz w:val="28"/>
          <w:szCs w:val="28"/>
        </w:rPr>
        <w:t>;</w:t>
      </w:r>
    </w:p>
    <w:p w14:paraId="50ED07FE" w14:textId="7336855E" w:rsidR="00DC7F43" w:rsidRPr="001B080B" w:rsidRDefault="003828A6" w:rsidP="00D91041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</w:tabs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просмотр различной статистики;</w:t>
      </w:r>
    </w:p>
    <w:p w14:paraId="0DA74DBB" w14:textId="288F7D64" w:rsidR="00DC7F43" w:rsidRPr="001B080B" w:rsidRDefault="00DC7F43" w:rsidP="00D91041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</w:tabs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регистрация заказов на продукцию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CA28D7" w14:textId="46D9BB0B" w:rsidR="0064249A" w:rsidRPr="001B080B" w:rsidRDefault="0064249A" w:rsidP="00D91041">
      <w:pPr>
        <w:pStyle w:val="a5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</w:tabs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вывод отчетов, с выборкой за период.</w:t>
      </w:r>
    </w:p>
    <w:p w14:paraId="51142492" w14:textId="77777777" w:rsidR="000843FD" w:rsidRPr="001B080B" w:rsidRDefault="000843FD" w:rsidP="001B080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17451441" w14:textId="4D3068CA" w:rsidR="003828A6" w:rsidRPr="00D91041" w:rsidRDefault="003828A6" w:rsidP="00D91041">
      <w:pPr>
        <w:pStyle w:val="3"/>
        <w:spacing w:line="360" w:lineRule="auto"/>
        <w:ind w:left="0" w:firstLine="0"/>
        <w:jc w:val="center"/>
        <w:rPr>
          <w:i w:val="0"/>
          <w:lang w:val="ru-RU"/>
        </w:rPr>
      </w:pPr>
      <w:r w:rsidRPr="00D91041">
        <w:rPr>
          <w:i w:val="0"/>
          <w:lang w:val="ru-RU"/>
        </w:rPr>
        <w:t>Составные части программы</w:t>
      </w:r>
    </w:p>
    <w:p w14:paraId="5026BDC8" w14:textId="77777777" w:rsidR="003828A6" w:rsidRPr="001B080B" w:rsidRDefault="003828A6" w:rsidP="001B080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bdr w:val="nil"/>
          <w:lang w:eastAsia="ru-RU"/>
        </w:rPr>
      </w:pPr>
    </w:p>
    <w:p w14:paraId="794B7606" w14:textId="25CEE59C" w:rsidR="003828A6" w:rsidRPr="001B080B" w:rsidRDefault="003828A6" w:rsidP="001B08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Исполняемый файл программы (*.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exe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)</w:t>
      </w:r>
      <w:r w:rsidR="003B711B"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.</w:t>
      </w:r>
    </w:p>
    <w:p w14:paraId="5EFBB23F" w14:textId="0D4B5470" w:rsidR="003828A6" w:rsidRPr="001B080B" w:rsidRDefault="003828A6" w:rsidP="001B08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База данных 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MS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Ac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с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ess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 xml:space="preserve"> (*.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accdb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)</w:t>
      </w:r>
      <w:r w:rsidR="003B711B"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.</w:t>
      </w:r>
    </w:p>
    <w:p w14:paraId="78F214A4" w14:textId="1DF2FA19" w:rsidR="003828A6" w:rsidRPr="001B080B" w:rsidRDefault="003828A6" w:rsidP="001B08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Файлы отчетов (*.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doc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, *.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xls</w:t>
      </w:r>
      <w:r w:rsidRPr="001B080B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  <w:t>)</w:t>
      </w:r>
      <w:r w:rsidR="003B711B" w:rsidRPr="001B080B"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>, в папке Reports.</w:t>
      </w:r>
    </w:p>
    <w:p w14:paraId="7BA97000" w14:textId="1AB1CD40" w:rsidR="00D4010A" w:rsidRPr="00EE5A12" w:rsidRDefault="003B711B" w:rsidP="001B08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 w:rsidRPr="001B080B"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 xml:space="preserve">Изображения в папке </w:t>
      </w:r>
      <w:r w:rsidRPr="001B080B"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val="en-US" w:eastAsia="ru-RU"/>
        </w:rPr>
        <w:t>Images.</w:t>
      </w:r>
    </w:p>
    <w:p w14:paraId="321BD184" w14:textId="508E33B4" w:rsidR="00EE5A12" w:rsidRPr="001B080B" w:rsidRDefault="00EE5A12" w:rsidP="001B08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 xml:space="preserve">Документы форматов </w:t>
      </w:r>
      <w:r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val="en-US" w:eastAsia="ru-RU"/>
        </w:rPr>
        <w:t>Word</w:t>
      </w:r>
      <w:r w:rsidRPr="00EE5A12"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 xml:space="preserve">, </w:t>
      </w:r>
      <w:r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val="en-US" w:eastAsia="ru-RU"/>
        </w:rPr>
        <w:t>Excel</w:t>
      </w:r>
      <w:r w:rsidRPr="00EE5A12"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 xml:space="preserve">в папке </w:t>
      </w:r>
      <w:r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val="en-US" w:eastAsia="ru-RU"/>
        </w:rPr>
        <w:t>Docs</w:t>
      </w:r>
      <w:r w:rsidRPr="00EE5A12">
        <w:rPr>
          <w:rFonts w:ascii="Times New Roman" w:eastAsia="Arial Unicode MS" w:hAnsi="Times New Roman" w:cs="Times New Roman"/>
          <w:noProof/>
          <w:color w:val="000000"/>
          <w:sz w:val="28"/>
          <w:szCs w:val="28"/>
          <w:u w:color="000000"/>
          <w:bdr w:val="nil"/>
          <w:lang w:eastAsia="ru-RU"/>
        </w:rPr>
        <w:t>.</w:t>
      </w:r>
    </w:p>
    <w:p w14:paraId="0499F1F2" w14:textId="77777777" w:rsidR="003B711B" w:rsidRPr="001B080B" w:rsidRDefault="003B711B" w:rsidP="001B080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34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</w:p>
    <w:p w14:paraId="235FD440" w14:textId="25317D64" w:rsidR="003B711B" w:rsidRPr="001B080B" w:rsidRDefault="00E9358A" w:rsidP="00D91041">
      <w:pPr>
        <w:pStyle w:val="3"/>
        <w:spacing w:line="360" w:lineRule="auto"/>
        <w:ind w:left="0" w:firstLine="0"/>
        <w:jc w:val="center"/>
        <w:rPr>
          <w:rStyle w:val="21"/>
          <w:rFonts w:eastAsiaTheme="minorHAnsi" w:cs="Times New Roman"/>
          <w:b/>
          <w:i w:val="0"/>
        </w:rPr>
      </w:pPr>
      <w:r w:rsidRPr="001B080B">
        <w:rPr>
          <w:rStyle w:val="21"/>
          <w:rFonts w:eastAsiaTheme="minorHAnsi" w:cs="Times New Roman"/>
          <w:b/>
          <w:bCs w:val="0"/>
          <w:i w:val="0"/>
          <w:color w:val="auto"/>
          <w:sz w:val="28"/>
          <w:szCs w:val="28"/>
          <w:bdr w:val="none" w:sz="0" w:space="0" w:color="auto"/>
          <w:lang w:val="ru-RU"/>
        </w:rPr>
        <w:t>Алгоритмическая</w:t>
      </w:r>
      <w:r w:rsidRPr="001B080B">
        <w:rPr>
          <w:rStyle w:val="21"/>
          <w:rFonts w:eastAsiaTheme="minorHAnsi" w:cs="Times New Roman"/>
          <w:b/>
          <w:i w:val="0"/>
        </w:rPr>
        <w:t xml:space="preserve"> модель</w:t>
      </w:r>
    </w:p>
    <w:p w14:paraId="76A428D6" w14:textId="77777777" w:rsidR="003B711B" w:rsidRPr="001B080B" w:rsidRDefault="003B711B" w:rsidP="001B080B">
      <w:pPr>
        <w:spacing w:after="0" w:line="360" w:lineRule="auto"/>
        <w:rPr>
          <w:rFonts w:ascii="Times New Roman" w:hAnsi="Times New Roman" w:cs="Times New Roman"/>
          <w:lang w:val="uk-UA" w:eastAsia="ru-RU"/>
        </w:rPr>
      </w:pPr>
    </w:p>
    <w:p w14:paraId="5E51CC0F" w14:textId="32BC9910" w:rsidR="00E9358A" w:rsidRPr="001B080B" w:rsidRDefault="00E9358A" w:rsidP="001B080B">
      <w:pPr>
        <w:spacing w:after="0" w:line="360" w:lineRule="auto"/>
        <w:ind w:firstLine="709"/>
        <w:jc w:val="both"/>
        <w:rPr>
          <w:rStyle w:val="21"/>
          <w:rFonts w:eastAsiaTheme="minorHAnsi" w:cs="Times New Roman"/>
          <w:b w:val="0"/>
          <w:i/>
        </w:rPr>
      </w:pPr>
      <w:r w:rsidRPr="001B080B">
        <w:rPr>
          <w:rStyle w:val="21"/>
          <w:rFonts w:eastAsiaTheme="minorHAnsi" w:cs="Times New Roman"/>
          <w:b w:val="0"/>
        </w:rPr>
        <w:t>Последовательность действия необходимых для достижения цели</w:t>
      </w:r>
      <w:r w:rsidR="00D91041" w:rsidRPr="00D91041">
        <w:rPr>
          <w:rStyle w:val="21"/>
          <w:rFonts w:eastAsiaTheme="minorHAnsi" w:cs="Times New Roman"/>
          <w:b w:val="0"/>
        </w:rPr>
        <w:t xml:space="preserve"> </w:t>
      </w:r>
      <w:r w:rsidR="003D55BB">
        <w:rPr>
          <w:rStyle w:val="21"/>
          <w:rFonts w:eastAsiaTheme="minorHAnsi" w:cs="Times New Roman"/>
          <w:b w:val="0"/>
        </w:rPr>
        <w:t>(представлена на рисунке 2.12)</w:t>
      </w:r>
      <w:r w:rsidRPr="001B080B">
        <w:rPr>
          <w:rStyle w:val="21"/>
          <w:rFonts w:eastAsiaTheme="minorHAnsi" w:cs="Times New Roman"/>
          <w:b w:val="0"/>
        </w:rPr>
        <w:t>:</w:t>
      </w:r>
    </w:p>
    <w:p w14:paraId="70A85214" w14:textId="77777777" w:rsidR="00170B91" w:rsidRPr="001B080B" w:rsidRDefault="00170B91" w:rsidP="001B080B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Запуск программы.</w:t>
      </w:r>
    </w:p>
    <w:p w14:paraId="0461CF8B" w14:textId="77777777" w:rsidR="00170B91" w:rsidRPr="001B080B" w:rsidRDefault="00170B91" w:rsidP="001B080B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Выбор формы.</w:t>
      </w:r>
    </w:p>
    <w:p w14:paraId="3763A7CB" w14:textId="77777777" w:rsidR="00170B91" w:rsidRPr="001B080B" w:rsidRDefault="00170B91" w:rsidP="001B080B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Ввод информации, заполнение полей, нажатие на кнопки.</w:t>
      </w:r>
    </w:p>
    <w:p w14:paraId="0528D53D" w14:textId="77777777" w:rsidR="00170B91" w:rsidRPr="001B080B" w:rsidRDefault="00170B91" w:rsidP="001B080B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Выполнение действия – создание отчета, печать документа, изменение информации в базе данных.</w:t>
      </w:r>
    </w:p>
    <w:p w14:paraId="0A894B5F" w14:textId="77777777" w:rsidR="00170B91" w:rsidRPr="001B080B" w:rsidRDefault="00170B91" w:rsidP="001B080B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lastRenderedPageBreak/>
        <w:t>Если необходимо выполнить, какое-либо другое действие, то переход к пункту 2, иначе переход к пункту 6.</w:t>
      </w:r>
    </w:p>
    <w:p w14:paraId="501D368E" w14:textId="77777777" w:rsidR="00D4010A" w:rsidRPr="001B080B" w:rsidRDefault="00170B91" w:rsidP="001B080B">
      <w:pPr>
        <w:pStyle w:val="a5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Выход из программы.</w:t>
      </w:r>
    </w:p>
    <w:p w14:paraId="0BC2C486" w14:textId="77777777" w:rsidR="00170B91" w:rsidRPr="00771C6F" w:rsidRDefault="00170B91" w:rsidP="003D55BB">
      <w:pPr>
        <w:tabs>
          <w:tab w:val="left" w:pos="0"/>
        </w:tabs>
        <w:spacing w:after="0" w:line="360" w:lineRule="auto"/>
        <w:ind w:left="993" w:hanging="567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19230E41" wp14:editId="6754D303">
                <wp:extent cx="5581650" cy="6238752"/>
                <wp:effectExtent l="0" t="0" r="0" b="0"/>
                <wp:docPr id="25" name="Полотно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929820" y="4188540"/>
                            <a:ext cx="685800" cy="292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91A5D" w14:textId="77777777" w:rsidR="00A328F9" w:rsidRDefault="00A328F9" w:rsidP="00170B9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95385" y="4186635"/>
                            <a:ext cx="685800" cy="372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C2D3C" w14:textId="77777777" w:rsidR="00A328F9" w:rsidRDefault="00A328F9" w:rsidP="00170B9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636200" y="4108530"/>
                            <a:ext cx="1371600" cy="706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A36A6" w14:textId="77777777" w:rsidR="00A328F9" w:rsidRDefault="00A328F9" w:rsidP="00170B91">
                              <w:pPr>
                                <w:jc w:val="center"/>
                              </w:pPr>
                              <w:r>
                                <w:t>Необходимо выполнить другое действие?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1521900" y="382350"/>
                            <a:ext cx="1600200" cy="571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66070" y="474425"/>
                            <a:ext cx="1141730" cy="399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3BA9F" w14:textId="77777777" w:rsidR="00A328F9" w:rsidRPr="00455CFD" w:rsidRDefault="00A328F9" w:rsidP="00170B91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455CFD">
                                <w:rPr>
                                  <w:sz w:val="32"/>
                                  <w:szCs w:val="3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521900" y="1296750"/>
                            <a:ext cx="160020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E579D2" w14:textId="77777777" w:rsidR="00A328F9" w:rsidRPr="00455CFD" w:rsidRDefault="00A328F9" w:rsidP="00170B91">
                              <w:r w:rsidRPr="00455CFD">
                                <w:t>Выбор нужной формы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836100" y="2211150"/>
                            <a:ext cx="2857500" cy="80010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521900" y="2211150"/>
                            <a:ext cx="16002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E1EA4" w14:textId="77777777" w:rsidR="00A328F9" w:rsidRPr="00455CFD" w:rsidRDefault="00A328F9" w:rsidP="00EB4F11">
                              <w:r w:rsidRPr="00455CFD">
                                <w:t>Ввод информации для определения выполняемого действия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21900" y="3239850"/>
                            <a:ext cx="16002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D62C05" w14:textId="77777777" w:rsidR="00A328F9" w:rsidRDefault="00A328F9" w:rsidP="00170B91">
                              <w:r>
                                <w:t>Выполнение действия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950400" y="3811350"/>
                            <a:ext cx="2743200" cy="1335405"/>
                          </a:xfrm>
                          <a:prstGeom prst="flowChartDecision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15"/>
                        <wps:cNvCnPr>
                          <a:cxnSpLocks noChangeShapeType="1"/>
                        </wps:cNvCnPr>
                        <wps:spPr bwMode="auto">
                          <a:xfrm flipH="1">
                            <a:off x="36000" y="4480640"/>
                            <a:ext cx="914400" cy="63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322000" y="953850"/>
                            <a:ext cx="0" cy="342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322000" y="175395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2322000" y="3011250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322000" y="3582750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6000" y="1182450"/>
                            <a:ext cx="635" cy="329819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36000" y="1182450"/>
                            <a:ext cx="22860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3712650" y="4479370"/>
                            <a:ext cx="710565" cy="127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4423215" y="4480640"/>
                            <a:ext cx="0" cy="78994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3626925" y="5270580"/>
                            <a:ext cx="1600200" cy="571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712650" y="5346780"/>
                            <a:ext cx="1170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81445" w14:textId="77777777" w:rsidR="00A328F9" w:rsidRDefault="00A328F9" w:rsidP="00170B91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230E41" id="Полотно 25" o:spid="_x0000_s1026" editas="canvas" style="width:439.5pt;height:491.25pt;mso-position-horizontal-relative:char;mso-position-vertical-relative:line" coordsize="55816,6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">
                <v:shape id="_x0000_s1027" type="#_x0000_t75" style="position:absolute;width:55816;height:6238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39298;top:41885;width:6858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1D591A5D" w14:textId="77777777" w:rsidR="00A328F9" w:rsidRDefault="00A328F9" w:rsidP="00170B91">
                        <w:r>
                          <w:t>Нет</w:t>
                        </w:r>
                      </w:p>
                    </w:txbxContent>
                  </v:textbox>
                </v:shape>
                <v:shape id="Text Box 6" o:spid="_x0000_s1029" type="#_x0000_t202" style="position:absolute;left:1953;top:41866;width:6858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227C2D3C" w14:textId="77777777" w:rsidR="00A328F9" w:rsidRDefault="00A328F9" w:rsidP="00170B91">
                        <w:r>
                          <w:t>Да</w:t>
                        </w:r>
                      </w:p>
                    </w:txbxContent>
                  </v:textbox>
                </v:shape>
                <v:shape id="Text Box 7" o:spid="_x0000_s1030" type="#_x0000_t202" style="position:absolute;left:16362;top:41085;width:13716;height:7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030A36A6" w14:textId="77777777" w:rsidR="00A328F9" w:rsidRDefault="00A328F9" w:rsidP="00170B91">
                        <w:pPr>
                          <w:jc w:val="center"/>
                        </w:pPr>
                        <w:r>
                          <w:t>Необходимо выполнить другое действие?</w:t>
                        </w:r>
                      </w:p>
                    </w:txbxContent>
                  </v:textbox>
                </v:shape>
                <v:roundrect id="AutoShape 8" o:spid="_x0000_s1031" style="position:absolute;left:15219;top:3823;width:16002;height:57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" strokeweight="3pt"/>
                <v:shape id="Text Box 9" o:spid="_x0000_s1032" type="#_x0000_t202" style="position:absolute;left:18660;top:4744;width:11418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4503BA9F" w14:textId="77777777" w:rsidR="00A328F9" w:rsidRPr="00455CFD" w:rsidRDefault="00A328F9" w:rsidP="00170B91">
                        <w:pPr>
                          <w:rPr>
                            <w:sz w:val="32"/>
                            <w:szCs w:val="32"/>
                          </w:rPr>
                        </w:pPr>
                        <w:r w:rsidRPr="00455CFD">
                          <w:rPr>
                            <w:sz w:val="32"/>
                            <w:szCs w:val="32"/>
                          </w:rPr>
                          <w:t>Начало</w:t>
                        </w:r>
                      </w:p>
                    </w:txbxContent>
                  </v:textbox>
                </v:shape>
                <v:shape id="Text Box 10" o:spid="_x0000_s1033" type="#_x0000_t202" style="position:absolute;left:15219;top:12967;width:1600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" strokeweight="3pt">
                  <v:textbox>
                    <w:txbxContent>
                      <w:p w14:paraId="1DE579D2" w14:textId="77777777" w:rsidR="00A328F9" w:rsidRPr="00455CFD" w:rsidRDefault="00A328F9" w:rsidP="00170B91">
                        <w:r w:rsidRPr="00455CFD">
                          <w:t>Выбор нужной формы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11" o:spid="_x0000_s1034" type="#_x0000_t111" style="position:absolute;left:8361;top:22111;width:28575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" strokeweight="2.5pt"/>
                <v:shape id="Text Box 12" o:spid="_x0000_s1035" type="#_x0000_t202" style="position:absolute;left:15219;top:22111;width:1600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34AE1EA4" w14:textId="77777777" w:rsidR="00A328F9" w:rsidRPr="00455CFD" w:rsidRDefault="00A328F9" w:rsidP="00EB4F11">
                        <w:r w:rsidRPr="00455CFD">
                          <w:t>Ввод информации для определения выполняемого действия</w:t>
                        </w:r>
                      </w:p>
                    </w:txbxContent>
                  </v:textbox>
                </v:shape>
                <v:shape id="Text Box 13" o:spid="_x0000_s1036" type="#_x0000_t202" style="position:absolute;left:15219;top:32398;width:1600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" strokeweight="3pt">
                  <v:textbox>
                    <w:txbxContent>
                      <w:p w14:paraId="4FD62C05" w14:textId="77777777" w:rsidR="00A328F9" w:rsidRDefault="00A328F9" w:rsidP="00170B91">
                        <w:r>
                          <w:t>Выполнение действия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4" o:spid="_x0000_s1037" type="#_x0000_t110" style="position:absolute;left:9504;top:38113;width:27432;height:13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" filled="f" strokeweight="3pt"/>
                <v:line id="Line 15" o:spid="_x0000_s1038" style="position:absolute;flip:x;visibility:visible;mso-wrap-style:square" from="360,44806" to="9504,44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" strokeweight="3pt"/>
                <v:line id="Line 16" o:spid="_x0000_s1039" style="position:absolute;visibility:visible;mso-wrap-style:square" from="23220,9538" to="23220,12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" strokeweight="3pt">
                  <v:stroke endarrow="block"/>
                </v:line>
                <v:line id="Line 17" o:spid="_x0000_s1040" style="position:absolute;visibility:visible;mso-wrap-style:square" from="23220,17539" to="23226,22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" strokeweight="3pt">
                  <v:stroke endarrow="block"/>
                </v:line>
                <v:line id="Line 18" o:spid="_x0000_s1041" style="position:absolute;visibility:visible;mso-wrap-style:square" from="23220,30112" to="23226,32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" strokeweight="3pt">
                  <v:stroke endarrow="block"/>
                </v:line>
                <v:line id="Line 19" o:spid="_x0000_s1042" style="position:absolute;visibility:visible;mso-wrap-style:square" from="23220,35827" to="23226,38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" strokeweight="3pt">
                  <v:stroke endarrow="block"/>
                </v:line>
                <v:line id="Line 20" o:spid="_x0000_s1043" style="position:absolute;flip:y;visibility:visible;mso-wrap-style:square" from="360,11824" to="366,4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" strokeweight="3pt"/>
                <v:line id="Line 21" o:spid="_x0000_s1044" style="position:absolute;visibility:visible;mso-wrap-style:square" from="360,11824" to="23220,11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" strokeweight="3pt">
                  <v:stroke endarrow="block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2" o:spid="_x0000_s1045" type="#_x0000_t32" style="position:absolute;left:37126;top:44793;width:7106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" strokeweight="3pt"/>
                <v:shape id="AutoShape 23" o:spid="_x0000_s1046" type="#_x0000_t32" style="position:absolute;left:44232;top:44806;width:0;height:78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" strokeweight="3pt">
                  <v:stroke endarrow="block"/>
                </v:shape>
                <v:roundrect id="AutoShape 24" o:spid="_x0000_s1047" style="position:absolute;left:36269;top:52705;width:16002;height:57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" strokeweight="3pt"/>
                <v:shape id="Text Box 25" o:spid="_x0000_s1048" type="#_x0000_t202" style="position:absolute;left:37126;top:53467;width:1170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13A81445" w14:textId="77777777" w:rsidR="00A328F9" w:rsidRDefault="00A328F9" w:rsidP="00170B91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FA017A" w14:textId="6B77CED5" w:rsidR="00170B91" w:rsidRPr="007F67EA" w:rsidRDefault="003D55BB" w:rsidP="00180B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</w:t>
      </w:r>
      <w:r w:rsidR="007F67EA" w:rsidRPr="007F67EA">
        <w:rPr>
          <w:rFonts w:ascii="Times New Roman" w:hAnsi="Times New Roman" w:cs="Times New Roman"/>
          <w:sz w:val="28"/>
          <w:szCs w:val="28"/>
        </w:rPr>
        <w:t xml:space="preserve"> –</w:t>
      </w:r>
      <w:r w:rsidR="007F67EA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7F67EA" w:rsidRPr="007F67EA">
        <w:rPr>
          <w:rFonts w:ascii="Times New Roman" w:hAnsi="Times New Roman" w:cs="Times New Roman"/>
          <w:sz w:val="28"/>
          <w:szCs w:val="28"/>
        </w:rPr>
        <w:t>ическая модель</w:t>
      </w:r>
      <w:r w:rsidR="00170B91" w:rsidRPr="007F67EA">
        <w:rPr>
          <w:rFonts w:ascii="Times New Roman" w:hAnsi="Times New Roman" w:cs="Times New Roman"/>
          <w:sz w:val="28"/>
          <w:szCs w:val="28"/>
        </w:rPr>
        <w:br w:type="page"/>
      </w:r>
    </w:p>
    <w:p w14:paraId="17177306" w14:textId="6D930E8F" w:rsidR="001429BD" w:rsidRPr="00B27972" w:rsidRDefault="001429BD" w:rsidP="00B27972">
      <w:pPr>
        <w:pStyle w:val="20"/>
      </w:pPr>
      <w:bookmarkStart w:id="161" w:name="_Toc481101135"/>
      <w:r w:rsidRPr="00B27972">
        <w:lastRenderedPageBreak/>
        <w:t>Технология работы с приложением</w:t>
      </w:r>
      <w:bookmarkEnd w:id="161"/>
    </w:p>
    <w:p w14:paraId="79A46E84" w14:textId="6801572E" w:rsidR="001429BD" w:rsidRDefault="001429BD" w:rsidP="00DC7F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предназначена для пользователя, не имеющего специальных технических знаний.</w:t>
      </w:r>
    </w:p>
    <w:p w14:paraId="658A0E79" w14:textId="77777777" w:rsidR="00C03CDF" w:rsidRPr="00397BEF" w:rsidRDefault="00C03CDF" w:rsidP="0021641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 w:rsidRP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Программа дает возможность</w:t>
      </w:r>
      <w:r w:rsidRPr="00397BE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:</w:t>
      </w:r>
    </w:p>
    <w:p w14:paraId="7C5A141E" w14:textId="562E5C31" w:rsidR="00C03CDF" w:rsidRPr="00C03CDF" w:rsidRDefault="00D91041" w:rsidP="004B344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п</w:t>
      </w:r>
      <w:r w:rsid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росматривать список продукции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, клиентов, сотрудников;</w:t>
      </w:r>
    </w:p>
    <w:p w14:paraId="26C2ACC6" w14:textId="56C0FA50" w:rsidR="00C03CDF" w:rsidRPr="00C03CDF" w:rsidRDefault="00D91041" w:rsidP="004B344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д</w:t>
      </w:r>
      <w:r w:rsidR="00C03CDF" w:rsidRP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обавление, удаление, изменение</w:t>
      </w:r>
      <w:r w:rsid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информации о клиентах, продукции,</w:t>
      </w:r>
      <w:r w:rsidR="00C03CDF" w:rsidRP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сотруд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никах</w:t>
      </w:r>
      <w:r w:rsidRPr="00D9104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;</w:t>
      </w:r>
    </w:p>
    <w:p w14:paraId="156AF4BC" w14:textId="3B701C1F" w:rsidR="00C03CDF" w:rsidRPr="00C03CDF" w:rsidRDefault="00D91041" w:rsidP="004B344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п</w:t>
      </w:r>
      <w:r w:rsid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оиск продукции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;</w:t>
      </w:r>
    </w:p>
    <w:p w14:paraId="433B8ABE" w14:textId="479F95C3" w:rsidR="00C03CDF" w:rsidRPr="00C03CDF" w:rsidRDefault="00D91041" w:rsidP="004B344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просмотр статистики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;</w:t>
      </w:r>
    </w:p>
    <w:p w14:paraId="5E466893" w14:textId="7948593D" w:rsidR="00C03CDF" w:rsidRPr="00C03CDF" w:rsidRDefault="00D91041" w:rsidP="004B344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р</w:t>
      </w:r>
      <w:r w:rsidR="00C03CDF" w:rsidRP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егистрация заказов</w:t>
      </w:r>
      <w:r w:rsid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от клиентов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;</w:t>
      </w:r>
    </w:p>
    <w:p w14:paraId="3430A6C7" w14:textId="6183F4F6" w:rsidR="001429BD" w:rsidRDefault="00D91041" w:rsidP="004B344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в</w:t>
      </w:r>
      <w:r w:rsidR="00C03CDF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ывод отчетов.</w:t>
      </w:r>
    </w:p>
    <w:p w14:paraId="1FA92400" w14:textId="77777777" w:rsidR="003D55BB" w:rsidRDefault="003D55BB" w:rsidP="003D55B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456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</w:p>
    <w:p w14:paraId="0B545ED2" w14:textId="77777777" w:rsidR="00402521" w:rsidRDefault="00402521" w:rsidP="003A6325">
      <w:pPr>
        <w:pStyle w:val="10"/>
        <w:ind w:left="0" w:firstLine="0"/>
        <w:contextualSpacing w:val="0"/>
      </w:pPr>
      <w:bookmarkStart w:id="162" w:name="_Toc453133372"/>
      <w:r w:rsidRPr="006A56A7">
        <w:t>РАСЧЕТНО-ЭКОНОМИЧЕСКАЯ ЧАСТЬ</w:t>
      </w:r>
      <w:bookmarkEnd w:id="162"/>
    </w:p>
    <w:p w14:paraId="3EC64E05" w14:textId="508BABD8" w:rsidR="00402521" w:rsidRDefault="00061B83" w:rsidP="00E223C2">
      <w:pPr>
        <w:pStyle w:val="20"/>
        <w:ind w:left="0" w:firstLine="0"/>
      </w:pPr>
      <w:r>
        <w:t>Расчет экономической эффективности инвестиций в ИТ-проект</w:t>
      </w:r>
    </w:p>
    <w:p w14:paraId="194C58CF" w14:textId="20F7C0C9" w:rsidR="00061B83" w:rsidRPr="003F5091" w:rsidRDefault="00061B83" w:rsidP="003A6325">
      <w:pPr>
        <w:spacing w:after="0" w:line="360" w:lineRule="auto"/>
        <w:rPr>
          <w:lang w:eastAsia="ru-RU"/>
        </w:rPr>
      </w:pPr>
    </w:p>
    <w:p w14:paraId="2CA569E6" w14:textId="77777777" w:rsidR="00061B83" w:rsidRPr="00061B83" w:rsidRDefault="00061B83" w:rsidP="003A63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3" w:name="_Toc294121684"/>
      <w:r w:rsidRPr="00061B83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оценки экономической эффективности необходимо первоначально произвести расчет стоимости разработанного программного продукта.</w:t>
      </w:r>
    </w:p>
    <w:p w14:paraId="60DC5F50" w14:textId="77777777" w:rsidR="00061B83" w:rsidRPr="00061B83" w:rsidRDefault="00061B83" w:rsidP="003A63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 w:rsidRPr="00061B8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создании и внедрении </w:t>
      </w:r>
      <w:bookmarkEnd w:id="163"/>
      <w:r w:rsidRPr="00061B8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программного обеспечения задействованы следующие статьи затрат:</w:t>
      </w:r>
    </w:p>
    <w:p w14:paraId="01417A33" w14:textId="77777777" w:rsidR="00061B83" w:rsidRPr="00061B83" w:rsidRDefault="00061B83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стоимость оборудования (оборудование, использованной для создания ИС);</w:t>
      </w:r>
    </w:p>
    <w:p w14:paraId="47F9ACDA" w14:textId="5A0EDC4D" w:rsidR="00061B83" w:rsidRPr="00061B83" w:rsidRDefault="00061B83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стоимость ПО необходимого для разработки и для функционирования ИС (</w:t>
      </w:r>
      <w:r w:rsidR="00C55D86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Rad</w:t>
      </w:r>
      <w:r w:rsidR="00C55D86" w:rsidRP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="00C55D86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Studio</w:t>
      </w:r>
      <w:r w:rsidR="00C55D86" w:rsidRP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10.2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,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Microsoft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Office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Access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);</w:t>
      </w:r>
    </w:p>
    <w:p w14:paraId="5068F51F" w14:textId="77777777" w:rsidR="00061B83" w:rsidRPr="00061B83" w:rsidRDefault="00061B83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затраты на оплату труда разработчику;</w:t>
      </w:r>
    </w:p>
    <w:p w14:paraId="659087F7" w14:textId="77777777" w:rsidR="00061B83" w:rsidRPr="00061B83" w:rsidRDefault="00061B83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стоимость энергоресурсов при работе на компьютере.</w:t>
      </w:r>
    </w:p>
    <w:p w14:paraId="74BD0989" w14:textId="2CCF8A88" w:rsidR="00061B83" w:rsidRPr="00061B83" w:rsidRDefault="00E223C2" w:rsidP="003A6325">
      <w:pPr>
        <w:pStyle w:val="a5"/>
        <w:numPr>
          <w:ilvl w:val="3"/>
          <w:numId w:val="82"/>
        </w:numPr>
        <w:spacing w:after="0" w:line="360" w:lineRule="auto"/>
        <w:ind w:left="709" w:hanging="283"/>
        <w:contextualSpacing w:val="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061B83" w:rsidRPr="00061B8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пределим затраты по данным статьям:</w:t>
      </w:r>
    </w:p>
    <w:p w14:paraId="1323C1D0" w14:textId="029D0544" w:rsidR="00061B83" w:rsidRPr="00061B83" w:rsidRDefault="00E223C2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lastRenderedPageBreak/>
        <w:t>р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абочая </w:t>
      </w:r>
      <w:r w:rsid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станция: процессор </w:t>
      </w:r>
      <w:r w:rsidR="00C55D86" w:rsidRPr="003A6325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Intel</w:t>
      </w:r>
      <w:r w:rsidR="00C55D86" w:rsidRPr="003F5091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="00C55D86" w:rsidRPr="003A6325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Atom</w:t>
      </w:r>
      <w:r w:rsid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– </w:t>
      </w:r>
      <w:r w:rsidR="00C55D86" w:rsidRP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2</w:t>
      </w:r>
      <w:r w:rsid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,</w:t>
      </w:r>
      <w:r w:rsidR="00C55D86" w:rsidRPr="00C55D86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0</w:t>
      </w:r>
      <w:r w:rsidR="003A6325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ГГц, оперативная память – 2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="003A6325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Гб, емкость жёсткого диска 60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Гб – 0 рублей (уже приобретено).</w:t>
      </w:r>
    </w:p>
    <w:p w14:paraId="5DCEF18C" w14:textId="020FB9E4" w:rsidR="00061B83" w:rsidRPr="00061B83" w:rsidRDefault="00C55D86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 xml:space="preserve">OS Microsoft Windows </w:t>
      </w:r>
      <w:r w:rsidR="003A6325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10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 xml:space="preserve"> Professional 32-bit (1 </w:t>
      </w:r>
      <w:r w:rsidR="003A6325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шт</w:t>
      </w:r>
      <w:r w:rsidR="003A6325" w:rsidRPr="003A6325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.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 xml:space="preserve">) – 0 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рублей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 xml:space="preserve"> (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уже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 xml:space="preserve"> 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приобретено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);</w:t>
      </w:r>
    </w:p>
    <w:p w14:paraId="67156F69" w14:textId="6AC0CCC4" w:rsidR="00061B83" w:rsidRPr="00061B83" w:rsidRDefault="00061B83" w:rsidP="003A6325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Microsoft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Office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Access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– 0 рублей (уже приобретено в составе пакета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Microsoft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</w:t>
      </w:r>
      <w:r w:rsidRPr="00061B83">
        <w:rPr>
          <w:rFonts w:ascii="Times New Roman" w:eastAsia="Times New Roman" w:hAnsi="Times New Roman" w:cs="Times New Roman"/>
          <w:kern w:val="24"/>
          <w:sz w:val="28"/>
          <w:szCs w:val="24"/>
          <w:lang w:val="en-US" w:eastAsia="ru-RU"/>
        </w:rPr>
        <w:t>Office</w:t>
      </w:r>
      <w:r w:rsidR="003A6325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 xml:space="preserve"> 2016</w:t>
      </w:r>
      <w:r w:rsidR="00E223C2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)</w:t>
      </w:r>
      <w:r w:rsidR="00E223C2" w:rsidRPr="00E223C2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;</w:t>
      </w:r>
    </w:p>
    <w:p w14:paraId="19CE5895" w14:textId="2AA398A4" w:rsidR="00ED4B9D" w:rsidRPr="001B080B" w:rsidRDefault="00E223C2" w:rsidP="00ED4B9D">
      <w:pPr>
        <w:numPr>
          <w:ilvl w:val="3"/>
          <w:numId w:val="82"/>
        </w:numPr>
        <w:spacing w:after="0" w:line="360" w:lineRule="auto"/>
        <w:ind w:left="709" w:hanging="283"/>
        <w:jc w:val="both"/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з</w:t>
      </w:r>
      <w:r w:rsidR="00061B83" w:rsidRPr="00061B83">
        <w:rPr>
          <w:rFonts w:ascii="Times New Roman" w:eastAsia="Times New Roman" w:hAnsi="Times New Roman" w:cs="Times New Roman"/>
          <w:kern w:val="24"/>
          <w:sz w:val="28"/>
          <w:szCs w:val="24"/>
          <w:lang w:eastAsia="ru-RU"/>
        </w:rPr>
        <w:t>атраты на оплату труда разработчика (период создания ИС).</w:t>
      </w:r>
    </w:p>
    <w:p w14:paraId="32763D8A" w14:textId="00B91340" w:rsidR="00044A61" w:rsidRDefault="00044A61" w:rsidP="00E208DA">
      <w:pPr>
        <w:pStyle w:val="20"/>
        <w:ind w:left="0" w:firstLine="0"/>
      </w:pPr>
      <w:r>
        <w:t>Расчет экономической эффективности</w:t>
      </w:r>
    </w:p>
    <w:p w14:paraId="57243A1E" w14:textId="25C19970" w:rsidR="00044A61" w:rsidRDefault="00044A61" w:rsidP="00E208DA">
      <w:pPr>
        <w:pStyle w:val="3"/>
        <w:ind w:left="0" w:firstLine="0"/>
        <w:jc w:val="center"/>
        <w:rPr>
          <w:i w:val="0"/>
          <w:lang w:val="ru-RU"/>
        </w:rPr>
      </w:pPr>
      <w:r w:rsidRPr="00ED4B9D">
        <w:rPr>
          <w:i w:val="0"/>
          <w:lang w:val="ru-RU"/>
        </w:rPr>
        <w:t>Расчет себестоимости программы</w:t>
      </w:r>
    </w:p>
    <w:p w14:paraId="0F2836C8" w14:textId="77777777" w:rsidR="009F1C8F" w:rsidRPr="009F1C8F" w:rsidRDefault="009F1C8F" w:rsidP="00E208DA">
      <w:pPr>
        <w:spacing w:after="0"/>
        <w:rPr>
          <w:lang w:eastAsia="ru-RU"/>
        </w:rPr>
      </w:pPr>
    </w:p>
    <w:p w14:paraId="4F18C4B3" w14:textId="46C212C6" w:rsidR="00ED4B9D" w:rsidRPr="003A6325" w:rsidRDefault="009F1C8F" w:rsidP="00644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>Таблица 4.1 – Д</w:t>
      </w:r>
      <w:r w:rsidR="00644434">
        <w:rPr>
          <w:rFonts w:ascii="Times New Roman" w:hAnsi="Times New Roman" w:cs="Times New Roman"/>
          <w:sz w:val="28"/>
          <w:szCs w:val="28"/>
          <w:lang w:eastAsia="ru-RU"/>
        </w:rPr>
        <w:t>анные для расчета себестоимости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87"/>
        <w:gridCol w:w="1962"/>
        <w:gridCol w:w="1775"/>
        <w:gridCol w:w="1320"/>
      </w:tblGrid>
      <w:tr w:rsidR="00ED4B9D" w:rsidRPr="003A6325" w14:paraId="76278406" w14:textId="77777777" w:rsidTr="00E208DA">
        <w:tc>
          <w:tcPr>
            <w:tcW w:w="0" w:type="auto"/>
            <w:hideMark/>
          </w:tcPr>
          <w:p w14:paraId="5A96EB22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14:paraId="6AC74EDE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Показателя</w:t>
            </w:r>
          </w:p>
        </w:tc>
        <w:tc>
          <w:tcPr>
            <w:tcW w:w="0" w:type="auto"/>
            <w:hideMark/>
          </w:tcPr>
          <w:p w14:paraId="7B297A7A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0" w:type="auto"/>
            <w:hideMark/>
          </w:tcPr>
          <w:p w14:paraId="014CA6D1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hideMark/>
          </w:tcPr>
          <w:p w14:paraId="74A84337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ED4B9D" w:rsidRPr="003A6325" w14:paraId="63159AF8" w14:textId="77777777" w:rsidTr="00E208DA">
        <w:tc>
          <w:tcPr>
            <w:tcW w:w="0" w:type="auto"/>
            <w:hideMark/>
          </w:tcPr>
          <w:p w14:paraId="6500C6E6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Норма амортизации компьютера</w:t>
            </w:r>
          </w:p>
        </w:tc>
        <w:tc>
          <w:tcPr>
            <w:tcW w:w="0" w:type="auto"/>
            <w:hideMark/>
          </w:tcPr>
          <w:p w14:paraId="69DB54F9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0" w:type="auto"/>
            <w:hideMark/>
          </w:tcPr>
          <w:p w14:paraId="1E57B21F" w14:textId="49259038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255904B0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ED4B9D" w:rsidRPr="003A6325" w14:paraId="2C0A60B8" w14:textId="77777777" w:rsidTr="00E208DA">
        <w:tc>
          <w:tcPr>
            <w:tcW w:w="0" w:type="auto"/>
            <w:hideMark/>
          </w:tcPr>
          <w:p w14:paraId="4EE6FD6D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Стоимость компьютера</w:t>
            </w:r>
          </w:p>
        </w:tc>
        <w:tc>
          <w:tcPr>
            <w:tcW w:w="0" w:type="auto"/>
            <w:hideMark/>
          </w:tcPr>
          <w:p w14:paraId="0E951691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0" w:type="auto"/>
            <w:hideMark/>
          </w:tcPr>
          <w:p w14:paraId="088F7599" w14:textId="71EC4871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029F158C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15000</w:t>
            </w:r>
          </w:p>
        </w:tc>
      </w:tr>
      <w:tr w:rsidR="00ED4B9D" w:rsidRPr="003A6325" w14:paraId="08CF602B" w14:textId="77777777" w:rsidTr="00E208DA">
        <w:tc>
          <w:tcPr>
            <w:tcW w:w="0" w:type="auto"/>
            <w:hideMark/>
          </w:tcPr>
          <w:p w14:paraId="252D49EA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Стоимость 1 кВт электроэнергии</w:t>
            </w:r>
          </w:p>
        </w:tc>
        <w:tc>
          <w:tcPr>
            <w:tcW w:w="0" w:type="auto"/>
            <w:hideMark/>
          </w:tcPr>
          <w:p w14:paraId="55796308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0" w:type="auto"/>
            <w:hideMark/>
          </w:tcPr>
          <w:p w14:paraId="2CD91F9F" w14:textId="6D1296F6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кв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209ED7F4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3,09</w:t>
            </w:r>
          </w:p>
        </w:tc>
      </w:tr>
      <w:tr w:rsidR="00ED4B9D" w:rsidRPr="003A6325" w14:paraId="09327437" w14:textId="77777777" w:rsidTr="00E208DA">
        <w:tc>
          <w:tcPr>
            <w:tcW w:w="0" w:type="auto"/>
            <w:hideMark/>
          </w:tcPr>
          <w:p w14:paraId="16A911C3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Мощность компьютера</w:t>
            </w:r>
          </w:p>
        </w:tc>
        <w:tc>
          <w:tcPr>
            <w:tcW w:w="0" w:type="auto"/>
            <w:hideMark/>
          </w:tcPr>
          <w:p w14:paraId="6F1B2BE5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кВт/ч</w:t>
            </w:r>
          </w:p>
        </w:tc>
        <w:tc>
          <w:tcPr>
            <w:tcW w:w="0" w:type="auto"/>
            <w:hideMark/>
          </w:tcPr>
          <w:p w14:paraId="006FEA07" w14:textId="7391B7FE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кв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6071CF81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</w:tr>
      <w:tr w:rsidR="00ED4B9D" w:rsidRPr="003A6325" w14:paraId="3C2A47E2" w14:textId="77777777" w:rsidTr="00E208DA">
        <w:tc>
          <w:tcPr>
            <w:tcW w:w="0" w:type="auto"/>
            <w:hideMark/>
          </w:tcPr>
          <w:p w14:paraId="6FA11395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Ставка программиста</w:t>
            </w:r>
          </w:p>
        </w:tc>
        <w:tc>
          <w:tcPr>
            <w:tcW w:w="0" w:type="auto"/>
            <w:hideMark/>
          </w:tcPr>
          <w:p w14:paraId="11791E69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0" w:type="auto"/>
            <w:hideMark/>
          </w:tcPr>
          <w:p w14:paraId="6E906F8B" w14:textId="7EE26854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361419B0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12000</w:t>
            </w:r>
          </w:p>
        </w:tc>
      </w:tr>
      <w:tr w:rsidR="00ED4B9D" w:rsidRPr="003A6325" w14:paraId="2FE2FBD8" w14:textId="77777777" w:rsidTr="00E208DA">
        <w:tc>
          <w:tcPr>
            <w:tcW w:w="0" w:type="auto"/>
            <w:hideMark/>
          </w:tcPr>
          <w:p w14:paraId="3D1485DD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Норма отчислений на дополнительную заработную плату</w:t>
            </w:r>
          </w:p>
        </w:tc>
        <w:tc>
          <w:tcPr>
            <w:tcW w:w="0" w:type="auto"/>
            <w:hideMark/>
          </w:tcPr>
          <w:p w14:paraId="5760442E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0" w:type="auto"/>
            <w:hideMark/>
          </w:tcPr>
          <w:p w14:paraId="23246AD6" w14:textId="3D3ADA17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доп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47234A37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ED4B9D" w:rsidRPr="003A6325" w14:paraId="237882E5" w14:textId="77777777" w:rsidTr="00E208DA">
        <w:tc>
          <w:tcPr>
            <w:tcW w:w="0" w:type="auto"/>
            <w:hideMark/>
          </w:tcPr>
          <w:p w14:paraId="31E45B78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Фонд рабочего времени в год</w:t>
            </w:r>
          </w:p>
        </w:tc>
        <w:tc>
          <w:tcPr>
            <w:tcW w:w="0" w:type="auto"/>
            <w:hideMark/>
          </w:tcPr>
          <w:p w14:paraId="2095E7CF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0" w:type="auto"/>
            <w:hideMark/>
          </w:tcPr>
          <w:p w14:paraId="31EAA22D" w14:textId="5A8D409E" w:rsidR="00ED4B9D" w:rsidRPr="003A6325" w:rsidRDefault="0022058E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∋</m:t>
                    </m:r>
                  </m:sub>
                </m:sSub>
              </m:oMath>
            </m:oMathPara>
          </w:p>
        </w:tc>
        <w:tc>
          <w:tcPr>
            <w:tcW w:w="0" w:type="auto"/>
            <w:hideMark/>
          </w:tcPr>
          <w:p w14:paraId="115C781C" w14:textId="77777777" w:rsidR="00ED4B9D" w:rsidRPr="003A6325" w:rsidRDefault="00ED4B9D" w:rsidP="00E208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</w:tbl>
    <w:p w14:paraId="5BABB2B7" w14:textId="7D193E44" w:rsidR="00061B83" w:rsidRPr="003A6325" w:rsidRDefault="00061B83" w:rsidP="00E208DA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76AFDD" w14:textId="1AD9F34D" w:rsidR="008F39FB" w:rsidRPr="003A6325" w:rsidRDefault="008F39FB" w:rsidP="00E20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>Стоимость машинного часа работы рассчитывается по формуле:</w:t>
      </w:r>
    </w:p>
    <w:p w14:paraId="36578B7E" w14:textId="2812B4B5" w:rsidR="008F39FB" w:rsidRPr="003A6325" w:rsidRDefault="0022058E" w:rsidP="00E20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м/ч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Ам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эл</m:t>
            </m:r>
          </m:sub>
        </m:sSub>
      </m:oMath>
      <w:r w:rsid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24F1187C" w14:textId="20572B5A" w:rsidR="006F0CFC" w:rsidRPr="003A6325" w:rsidRDefault="0089070E" w:rsidP="00E208D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м/ч</m:t>
            </m:r>
          </m:sub>
        </m:sSub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стоимость машинного часа работы, руб.;</w:t>
      </w:r>
    </w:p>
    <w:p w14:paraId="4B26E5B9" w14:textId="5C474AD5" w:rsidR="0089070E" w:rsidRPr="003A6325" w:rsidRDefault="0022058E" w:rsidP="00E208D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Ам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</m:oMath>
      <w:r w:rsidR="0089070E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амортизация компьютера за 1 м/ч, руб.;</w:t>
      </w:r>
    </w:p>
    <w:p w14:paraId="3D55475B" w14:textId="6A310FD8" w:rsidR="0089070E" w:rsidRPr="003A6325" w:rsidRDefault="0022058E" w:rsidP="00E208D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эл</m:t>
            </m:r>
          </m:sub>
        </m:sSub>
      </m:oMath>
      <w:r w:rsidR="0089070E" w:rsidRPr="003A6325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  <w:r w:rsidR="0089070E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– стоимость электроэнергии за 1 ч работы, руб.</w:t>
      </w:r>
    </w:p>
    <w:p w14:paraId="7B564A2E" w14:textId="4515CCA4" w:rsidR="00DF37B5" w:rsidRPr="003A6325" w:rsidRDefault="00DF37B5" w:rsidP="00E208D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Амортизация компьютера за 1м/ч вычисляется по следующей формуле</w:t>
      </w:r>
      <w:r w:rsidR="0047428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7058945B" w14:textId="7065EA88" w:rsidR="00474288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Ам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к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а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в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∙100%</m:t>
            </m:r>
          </m:den>
        </m:f>
      </m:oMath>
      <w:r w:rsidR="003A6325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56E575D2" w14:textId="04EFE8B7" w:rsidR="00474288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933CCF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</m:oMath>
      <w:r w:rsidR="00933CCF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стоимость </w:t>
      </w:r>
      <w:r w:rsidR="006C133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компьютера, руб.;</w:t>
      </w:r>
    </w:p>
    <w:p w14:paraId="0106A374" w14:textId="381520E4" w:rsidR="00E820B1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а</m:t>
            </m:r>
          </m:sub>
        </m:sSub>
      </m:oMath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фонд рабочего времени в год, ч.</w:t>
      </w:r>
    </w:p>
    <w:p w14:paraId="532FD46B" w14:textId="09C0DAEB" w:rsidR="00E820B1" w:rsidRPr="003A6325" w:rsidRDefault="00E820B1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Следовательно, амортизация компьютера за 1м/ч равна</w:t>
      </w:r>
    </w:p>
    <w:p w14:paraId="469B1761" w14:textId="64D62DBE" w:rsidR="00E820B1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АМ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</m:oMath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= 15000*15/2000*100 = </w:t>
      </w:r>
      <w:r w:rsidR="00B72A87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1</w:t>
      </w:r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(1)</w:t>
      </w:r>
      <w:r w:rsidR="003A6325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24AAFF7E" w14:textId="07A5C6D7" w:rsidR="00E820B1" w:rsidRPr="003A6325" w:rsidRDefault="00E820B1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Стоимость электроэнергии за 1ч работы вычисляется по следующей формуле: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эл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кв</m:t>
            </m:r>
          </m:sub>
        </m:sSub>
      </m:oMath>
      <w:r w:rsidR="003A6325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755AAAA6" w14:textId="112607FE" w:rsidR="00E820B1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</m:oMath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мощность компьютера кВт/ч;</w:t>
      </w:r>
    </w:p>
    <w:p w14:paraId="340FB84C" w14:textId="4FCB305E" w:rsidR="00E820B1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кв</m:t>
            </m:r>
          </m:sub>
        </m:sSub>
      </m:oMath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- стоимость 1 кВт электроэнергии, руб.</w:t>
      </w:r>
    </w:p>
    <w:p w14:paraId="410B6289" w14:textId="6D89D91B" w:rsidR="00E820B1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эл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</m:oMath>
      <w:r w:rsidR="00E820B1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0,25*2,97= 0,7725 руб. (2).</w:t>
      </w:r>
    </w:p>
    <w:p w14:paraId="5C5AC091" w14:textId="576628BD" w:rsidR="00E820B1" w:rsidRPr="003A6325" w:rsidRDefault="00E820B1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Используя теперь полученные значения, можно рассчитать стоимость 1м/ч:</w:t>
      </w:r>
    </w:p>
    <w:p w14:paraId="0535C43D" w14:textId="7B493A02" w:rsidR="00E820B1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м/ч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</m:oMath>
      <w:r w:rsidR="00B72A87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1+0,7725 =1,7725 руб. (3).</w:t>
      </w:r>
    </w:p>
    <w:p w14:paraId="434362AD" w14:textId="7FBC1F67" w:rsidR="009F1C8F" w:rsidRPr="003A6325" w:rsidRDefault="009F1C8F" w:rsidP="00E223C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Таблица 4.2 – Затраты времени на написание программы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04"/>
        <w:gridCol w:w="2561"/>
      </w:tblGrid>
      <w:tr w:rsidR="009F1C8F" w:rsidRPr="003A6325" w14:paraId="72BB050C" w14:textId="77777777" w:rsidTr="00896934">
        <w:tc>
          <w:tcPr>
            <w:tcW w:w="0" w:type="auto"/>
            <w:hideMark/>
          </w:tcPr>
          <w:p w14:paraId="7A599D37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работ</w:t>
            </w:r>
          </w:p>
        </w:tc>
        <w:tc>
          <w:tcPr>
            <w:tcW w:w="0" w:type="auto"/>
            <w:hideMark/>
          </w:tcPr>
          <w:p w14:paraId="5AF1363F" w14:textId="77777777" w:rsidR="009F1C8F" w:rsidRPr="003A6325" w:rsidRDefault="009F1C8F" w:rsidP="001B080B">
            <w:pPr>
              <w:ind w:left="6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Время выполнения</w:t>
            </w:r>
          </w:p>
        </w:tc>
      </w:tr>
      <w:tr w:rsidR="009F1C8F" w:rsidRPr="003A6325" w14:paraId="01A183E2" w14:textId="77777777" w:rsidTr="00896934">
        <w:tc>
          <w:tcPr>
            <w:tcW w:w="0" w:type="auto"/>
            <w:hideMark/>
          </w:tcPr>
          <w:p w14:paraId="0BBD885C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программного продукта</w:t>
            </w:r>
          </w:p>
        </w:tc>
        <w:tc>
          <w:tcPr>
            <w:tcW w:w="0" w:type="auto"/>
            <w:hideMark/>
          </w:tcPr>
          <w:p w14:paraId="0124F396" w14:textId="77777777" w:rsidR="009F1C8F" w:rsidRPr="003A6325" w:rsidRDefault="009F1C8F" w:rsidP="003A6325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50 часов</w:t>
            </w:r>
          </w:p>
        </w:tc>
      </w:tr>
      <w:tr w:rsidR="009F1C8F" w:rsidRPr="003A6325" w14:paraId="1C29C1F1" w14:textId="77777777" w:rsidTr="00896934">
        <w:tc>
          <w:tcPr>
            <w:tcW w:w="0" w:type="auto"/>
            <w:hideMark/>
          </w:tcPr>
          <w:p w14:paraId="2C4D2608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Тестирование и исправление ошибок</w:t>
            </w:r>
          </w:p>
        </w:tc>
        <w:tc>
          <w:tcPr>
            <w:tcW w:w="0" w:type="auto"/>
            <w:hideMark/>
          </w:tcPr>
          <w:p w14:paraId="26B8D756" w14:textId="77777777" w:rsidR="009F1C8F" w:rsidRPr="003A6325" w:rsidRDefault="009F1C8F" w:rsidP="003A6325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14 часов</w:t>
            </w:r>
          </w:p>
        </w:tc>
      </w:tr>
      <w:tr w:rsidR="009F1C8F" w:rsidRPr="003A6325" w14:paraId="1A874818" w14:textId="77777777" w:rsidTr="00896934">
        <w:tc>
          <w:tcPr>
            <w:tcW w:w="0" w:type="auto"/>
            <w:hideMark/>
          </w:tcPr>
          <w:p w14:paraId="09020585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Опытная эксплуатация</w:t>
            </w:r>
          </w:p>
        </w:tc>
        <w:tc>
          <w:tcPr>
            <w:tcW w:w="0" w:type="auto"/>
            <w:hideMark/>
          </w:tcPr>
          <w:p w14:paraId="2D9A7BAC" w14:textId="77777777" w:rsidR="009F1C8F" w:rsidRPr="003A6325" w:rsidRDefault="009F1C8F" w:rsidP="003A6325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8 часов</w:t>
            </w:r>
          </w:p>
        </w:tc>
      </w:tr>
      <w:tr w:rsidR="009F1C8F" w:rsidRPr="003A6325" w14:paraId="57EF64B1" w14:textId="77777777" w:rsidTr="00896934">
        <w:tc>
          <w:tcPr>
            <w:tcW w:w="0" w:type="auto"/>
            <w:hideMark/>
          </w:tcPr>
          <w:p w14:paraId="52E5914E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Доработка программы по результатам эксплуатации</w:t>
            </w:r>
          </w:p>
        </w:tc>
        <w:tc>
          <w:tcPr>
            <w:tcW w:w="0" w:type="auto"/>
            <w:hideMark/>
          </w:tcPr>
          <w:p w14:paraId="4C043198" w14:textId="77777777" w:rsidR="009F1C8F" w:rsidRPr="003A6325" w:rsidRDefault="009F1C8F" w:rsidP="003A6325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8 часов</w:t>
            </w:r>
          </w:p>
        </w:tc>
      </w:tr>
      <w:tr w:rsidR="009F1C8F" w:rsidRPr="003A6325" w14:paraId="69EFF08C" w14:textId="77777777" w:rsidTr="00896934">
        <w:tc>
          <w:tcPr>
            <w:tcW w:w="0" w:type="auto"/>
            <w:hideMark/>
          </w:tcPr>
          <w:p w14:paraId="15F6B74A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0" w:type="auto"/>
            <w:hideMark/>
          </w:tcPr>
          <w:p w14:paraId="34E25552" w14:textId="77777777" w:rsidR="009F1C8F" w:rsidRPr="003A6325" w:rsidRDefault="009F1C8F" w:rsidP="003A6325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30 часов</w:t>
            </w:r>
          </w:p>
        </w:tc>
      </w:tr>
      <w:tr w:rsidR="009F1C8F" w:rsidRPr="003A6325" w14:paraId="544A2467" w14:textId="77777777" w:rsidTr="00896934">
        <w:tc>
          <w:tcPr>
            <w:tcW w:w="0" w:type="auto"/>
            <w:hideMark/>
          </w:tcPr>
          <w:p w14:paraId="34EC08D2" w14:textId="77777777" w:rsidR="009F1C8F" w:rsidRPr="003A6325" w:rsidRDefault="009F1C8F" w:rsidP="001B080B">
            <w:pPr>
              <w:ind w:lef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0" w:type="auto"/>
            <w:hideMark/>
          </w:tcPr>
          <w:p w14:paraId="5E1B3196" w14:textId="77777777" w:rsidR="009F1C8F" w:rsidRPr="003A6325" w:rsidRDefault="009F1C8F" w:rsidP="003A6325">
            <w:pPr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6325">
              <w:rPr>
                <w:rFonts w:ascii="Times New Roman" w:hAnsi="Times New Roman" w:cs="Times New Roman"/>
                <w:sz w:val="28"/>
                <w:szCs w:val="28"/>
              </w:rPr>
              <w:t>110 часов</w:t>
            </w:r>
          </w:p>
        </w:tc>
      </w:tr>
    </w:tbl>
    <w:p w14:paraId="2125364C" w14:textId="5A9AFD8C" w:rsidR="009F1C8F" w:rsidRPr="003A6325" w:rsidRDefault="009F1C8F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Затраты на оплату труда:</w:t>
      </w:r>
    </w:p>
    <w:p w14:paraId="62139ED7" w14:textId="7B6D4239" w:rsidR="009F1C8F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1+Отч.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н</m:t>
            </m:r>
          </m:sub>
        </m:sSub>
      </m:oMath>
      <w:r w:rsidR="009F1C8F" w:rsidRPr="003A6325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,</w:t>
      </w:r>
    </w:p>
    <w:p w14:paraId="29926CA2" w14:textId="6AA4688D" w:rsidR="009F1C8F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9F1C8F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="009F1C8F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заплата работника за час;</w:t>
      </w:r>
    </w:p>
    <w:p w14:paraId="7D669D76" w14:textId="33702DB1" w:rsidR="009F1C8F" w:rsidRPr="003A6325" w:rsidRDefault="009F1C8F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Отч – отчисления с зарплаты, %;</w:t>
      </w:r>
    </w:p>
    <w:p w14:paraId="7195BDEF" w14:textId="25114441" w:rsidR="009F1C8F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н</m:t>
            </m:r>
          </m:sub>
        </m:sSub>
      </m:oMath>
      <w:r w:rsidR="009F1C8F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- время написания программы.</w:t>
      </w:r>
    </w:p>
    <w:p w14:paraId="22743294" w14:textId="3789BB90" w:rsidR="00C529B8" w:rsidRPr="003A6325" w:rsidRDefault="00C529B8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Время написания программы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н</m:t>
            </m:r>
          </m:sub>
        </m:sSub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совпадает с временем работы компьютера.</w:t>
      </w:r>
    </w:p>
    <w:p w14:paraId="39ED4D91" w14:textId="3CE3D9A8" w:rsidR="00C529B8" w:rsidRPr="003A6325" w:rsidRDefault="00C529B8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Заработная плата программиста определяется по следующей формуле:</w:t>
      </w:r>
    </w:p>
    <w:p w14:paraId="0C21DAE6" w14:textId="0D792237" w:rsidR="00C529B8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 w:eastAsia="ru-RU"/>
                  </w:rPr>
                  <m:t>Cm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ем</m:t>
                </m:r>
              </m:sub>
            </m:sSub>
          </m:den>
        </m:f>
      </m:oMath>
      <w:r w:rsidR="003A6325" w:rsidRPr="003A6325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,</w:t>
      </w:r>
    </w:p>
    <w:p w14:paraId="6C719AE7" w14:textId="55C73EBE" w:rsidR="00C529B8" w:rsidRPr="003A6325" w:rsidRDefault="00C529B8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ставка программиста, руб;</w:t>
      </w:r>
    </w:p>
    <w:p w14:paraId="57BEDD5B" w14:textId="60376449" w:rsidR="00C529B8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вм</m:t>
            </m:r>
          </m:sub>
        </m:sSub>
      </m:oMath>
      <w:r w:rsidR="00C529B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фонд рабочего времени в месяц, ч.</w:t>
      </w:r>
    </w:p>
    <w:p w14:paraId="480F3A15" w14:textId="1BC570A9" w:rsidR="00C529B8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12000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160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=75 руб.</m:t>
        </m:r>
      </m:oMath>
      <w:r w:rsidR="00C529B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(4).</w:t>
      </w:r>
    </w:p>
    <w:p w14:paraId="007FBFCA" w14:textId="06097726" w:rsidR="00C529B8" w:rsidRPr="003A6325" w:rsidRDefault="00C529B8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Заработная пл</w:t>
      </w:r>
      <w:r w:rsidR="00153E7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ата дополнительная определяется по следующей формуле:</w:t>
      </w:r>
    </w:p>
    <w:p w14:paraId="342CA42E" w14:textId="4753A48C" w:rsidR="00153E78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доп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пр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доп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100%</m:t>
            </m:r>
          </m:den>
        </m:f>
      </m:oMath>
      <w:r w:rsidR="00C530B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6EDC59DC" w14:textId="30C61318" w:rsidR="00C530B4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C530B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="00C530B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заработная плата программиста, руб.;</w:t>
      </w:r>
    </w:p>
    <w:p w14:paraId="1F11B872" w14:textId="69DD4B0A" w:rsidR="00C530B4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доп</m:t>
            </m:r>
          </m:sub>
        </m:sSub>
      </m:oMath>
      <w:r w:rsidR="00C530B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норма отчислений на дополнительную зарплату.</w:t>
      </w:r>
    </w:p>
    <w:p w14:paraId="6994A967" w14:textId="403E28BA" w:rsidR="00C530B4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доп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</m:oMath>
      <w:r w:rsidR="00C530B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75*50%/100% = 37,5 руб. (5).</w:t>
      </w:r>
    </w:p>
    <w:p w14:paraId="2BAD33A0" w14:textId="2A2133C0" w:rsidR="00C530B4" w:rsidRPr="003A6325" w:rsidRDefault="00C530B4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Зарплата общая вычисляется по следующей формуле:</w:t>
      </w:r>
    </w:p>
    <w:p w14:paraId="56CB1701" w14:textId="39D754FC" w:rsidR="00C530B4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3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доп</m:t>
            </m:r>
          </m:sub>
        </m:sSub>
      </m:oMath>
      <w:r w:rsidR="003A6325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3B5D0280" w14:textId="74259E28" w:rsidR="002769F5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2769F5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=</m:t>
        </m:r>
      </m:oMath>
      <w:r w:rsidR="002769F5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75+37,5=110,5 руб. (6).</w:t>
      </w:r>
    </w:p>
    <w:p w14:paraId="73431830" w14:textId="3CCC2029" w:rsidR="00703FD2" w:rsidRPr="003A6325" w:rsidRDefault="00703FD2" w:rsidP="003A632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3FD2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Отчисления на соцстрах, Федеральный фонд обязательного медицинского страхования (ФФОМС) и пенсионный фонд вычисляются по следующей формуле:</w:t>
      </w:r>
    </w:p>
    <w:p w14:paraId="7DFA973D" w14:textId="6231476F" w:rsidR="00410A64" w:rsidRPr="00703FD2" w:rsidRDefault="00410A64" w:rsidP="003A632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Отч=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фз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пф</m:t>
            </m:r>
          </m:sub>
        </m:sSub>
      </m:oMath>
      <w:r w:rsidR="003A6325" w:rsidRPr="003A63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09600D90" w14:textId="253C93FE" w:rsidR="00703FD2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410A6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сс</m:t>
            </m:r>
          </m:sub>
        </m:sSub>
      </m:oMath>
      <w:r w:rsidR="00410A6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отчисления на соцстрах (2,9%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об</m:t>
            </m:r>
          </m:sub>
        </m:sSub>
      </m:oMath>
      <w:r w:rsidR="00410A6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), руб.:</w:t>
      </w:r>
    </w:p>
    <w:p w14:paraId="3FF37889" w14:textId="5149FCAE" w:rsidR="00410A64" w:rsidRPr="003A6325" w:rsidRDefault="0022058E" w:rsidP="003A632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О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фз</m:t>
            </m:r>
          </m:sub>
        </m:sSub>
      </m:oMath>
      <w:r w:rsidR="00410A64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- </w:t>
      </w:r>
      <w:r w:rsidR="00410A64" w:rsidRPr="003A6325">
        <w:rPr>
          <w:rFonts w:ascii="Times New Roman" w:hAnsi="Times New Roman" w:cs="Times New Roman"/>
          <w:sz w:val="28"/>
          <w:szCs w:val="28"/>
        </w:rPr>
        <w:t>отчисления в фонд Федеральный фонд обязательного медицинского страхования (ФФОМС) (5,1% от 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sub>
        </m:sSub>
      </m:oMath>
      <w:r w:rsidR="00410A64" w:rsidRPr="003A6325">
        <w:rPr>
          <w:rFonts w:ascii="Times New Roman" w:hAnsi="Times New Roman" w:cs="Times New Roman"/>
          <w:sz w:val="28"/>
          <w:szCs w:val="28"/>
        </w:rPr>
        <w:t>), руб.;</w:t>
      </w:r>
    </w:p>
    <w:p w14:paraId="1E6F7E5F" w14:textId="23161592" w:rsidR="00410A64" w:rsidRPr="003A6325" w:rsidRDefault="0022058E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пф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- отчисления в пенсионный фонд (16%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+9%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>), руб.</w:t>
      </w:r>
    </w:p>
    <w:p w14:paraId="21464BFF" w14:textId="2C1A85C8" w:rsidR="00E53C46" w:rsidRPr="003A6325" w:rsidRDefault="00E53C46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Отч=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</w:rPr>
        <w:t>3,2+5,6+27,6=36,4 руб. (7).</w:t>
      </w:r>
    </w:p>
    <w:p w14:paraId="108B23CC" w14:textId="546FD8FD" w:rsidR="00E53C46" w:rsidRPr="003A6325" w:rsidRDefault="00E53C46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</w:rPr>
        <w:t>Затраты на оплату труда:</w:t>
      </w:r>
    </w:p>
    <w:p w14:paraId="61E43FCB" w14:textId="466E6418" w:rsidR="00E53C46" w:rsidRPr="003A6325" w:rsidRDefault="00E53C46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Стр=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110,5+36,4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*110=16159 руб.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</w:rPr>
        <w:t xml:space="preserve"> (8).</w:t>
      </w:r>
    </w:p>
    <w:p w14:paraId="1402CECE" w14:textId="3CC32AD5" w:rsidR="00E53C46" w:rsidRPr="003A6325" w:rsidRDefault="00E53C46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</w:rPr>
        <w:t>Себестоимость программы:</w:t>
      </w:r>
    </w:p>
    <w:p w14:paraId="264EFA68" w14:textId="046F66EE" w:rsidR="00E53C46" w:rsidRPr="003A6325" w:rsidRDefault="0022058E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м/ч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40CC63EB" w14:textId="6C6AD696" w:rsidR="00E53C46" w:rsidRPr="003A6325" w:rsidRDefault="003A6325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м/ч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 – стоимость машинного часа работы, руб.;</w:t>
      </w:r>
    </w:p>
    <w:p w14:paraId="2DAC77C1" w14:textId="6595918B" w:rsidR="00E53C46" w:rsidRPr="003A6325" w:rsidRDefault="0022058E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>- время написания программы;</w:t>
      </w:r>
    </w:p>
    <w:p w14:paraId="35FD6F44" w14:textId="197B9E7F" w:rsidR="00E53C46" w:rsidRPr="003A6325" w:rsidRDefault="0022058E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 – затраты на оплату труда.</w:t>
      </w:r>
    </w:p>
    <w:p w14:paraId="2E19C2E0" w14:textId="571D3663" w:rsidR="00E53C46" w:rsidRPr="003A6325" w:rsidRDefault="0022058E" w:rsidP="003A6325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1,7725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*110+16159=16353,98 руб.</m:t>
        </m:r>
      </m:oMath>
      <w:r w:rsidR="00E53C46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 (9).</w:t>
      </w:r>
    </w:p>
    <w:p w14:paraId="4E9B7674" w14:textId="0F50BDC5" w:rsidR="00E53C46" w:rsidRDefault="00E53C46" w:rsidP="003A6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Показатель экономической эффективности определяет результат, достигаемый при использовании программы. При сравнении данного продукта с другими коммерческими системами для автоматизации предприятий, к примеру «1С: Управление предприятием», стоимость полнофункциональных решений от 1С, которые позволяют решить поставленную задачу, составляет более 10000 рублей, что делает данный продукт более выгодным для приобретения, т.к. цена данной программы в разы меньше, чем у конкурентов.</w:t>
      </w:r>
    </w:p>
    <w:p w14:paraId="278CF41A" w14:textId="77777777" w:rsidR="003A6325" w:rsidRPr="003A6325" w:rsidRDefault="003A6325" w:rsidP="003A6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969D4B" w14:textId="657D5280" w:rsidR="00E53C46" w:rsidRDefault="00E53C46" w:rsidP="003A6325">
      <w:pPr>
        <w:pStyle w:val="3"/>
        <w:spacing w:line="360" w:lineRule="auto"/>
        <w:ind w:left="0" w:firstLine="0"/>
        <w:jc w:val="center"/>
        <w:rPr>
          <w:rFonts w:eastAsiaTheme="minorEastAsia"/>
          <w:i w:val="0"/>
          <w:lang w:val="ru-RU"/>
        </w:rPr>
      </w:pPr>
      <w:r w:rsidRPr="003A6325">
        <w:rPr>
          <w:rFonts w:eastAsiaTheme="minorEastAsia"/>
          <w:i w:val="0"/>
          <w:lang w:val="ru-RU"/>
        </w:rPr>
        <w:t>Обоснование цены программного продукта</w:t>
      </w:r>
    </w:p>
    <w:p w14:paraId="13D2D62A" w14:textId="77777777" w:rsidR="003A6325" w:rsidRPr="003A6325" w:rsidRDefault="003A6325" w:rsidP="003A6325">
      <w:pPr>
        <w:spacing w:after="0"/>
        <w:rPr>
          <w:lang w:eastAsia="ru-RU"/>
        </w:rPr>
      </w:pPr>
    </w:p>
    <w:p w14:paraId="1B7B8655" w14:textId="77777777" w:rsidR="00E53C46" w:rsidRPr="003A6325" w:rsidRDefault="00E53C46" w:rsidP="003A6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>Одна из важнейших задач, стоящих перед любой компанией – это определение цены выпускаемого продукта. От того, какой будет цена, зависят важнейшие экономические показатели компании – объем продаж, выручка, прибыль.</w:t>
      </w:r>
    </w:p>
    <w:p w14:paraId="6CDD21E0" w14:textId="77777777" w:rsidR="00E53C46" w:rsidRPr="003A6325" w:rsidRDefault="00E53C46" w:rsidP="003A6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>Установление определенной цена на программный требуется для последующей продаже на рынке и получения прибыли. Важно назначить оптимальную цену, в зависимости от конкуренции и покупательской способности на рынке, не слишком высокую, что приведет к низкому спросу, но и не слишком низкую, т.к. это может отразится на прибыли компании.</w:t>
      </w:r>
    </w:p>
    <w:p w14:paraId="7A698BA7" w14:textId="78405952" w:rsidR="00E53C46" w:rsidRPr="003A6325" w:rsidRDefault="00E53C46" w:rsidP="003A6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>Продажа программного продукта предполагает получить прибыль от продажи достаточно большого количество копий программного продукта. Данная программа является узкоспециализированной и предназначенной для конкретной компании, деятельность этой организации имеет свою специфику, что делает данный ПП неприменимым для других компаний, исходя из этого расчет цены будет строится на основе количества желаемой прибыли.</w:t>
      </w:r>
    </w:p>
    <w:p w14:paraId="12A84F86" w14:textId="2422CA55" w:rsidR="00C55E0A" w:rsidRPr="003A6325" w:rsidRDefault="00E53C46" w:rsidP="003A63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hAnsi="Times New Roman" w:cs="Times New Roman"/>
          <w:sz w:val="28"/>
          <w:szCs w:val="28"/>
          <w:lang w:eastAsia="ru-RU"/>
        </w:rPr>
        <w:t>Размер желаемой прибыли составляет 30%. Отсюда следует, что цена разработанной программы,</w:t>
      </w:r>
      <w:r w:rsidR="00C55E0A" w:rsidRPr="003A6325">
        <w:rPr>
          <w:rFonts w:ascii="Times New Roman" w:hAnsi="Times New Roman" w:cs="Times New Roman"/>
          <w:sz w:val="28"/>
          <w:szCs w:val="28"/>
          <w:lang w:eastAsia="ru-RU"/>
        </w:rPr>
        <w:t xml:space="preserve"> будет следующей:</w:t>
      </w:r>
    </w:p>
    <w:p w14:paraId="65B8EF5A" w14:textId="1B9C71DC" w:rsidR="00C55E0A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пр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+Пр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100%</m:t>
            </m:r>
          </m:den>
        </m:f>
      </m:oMath>
      <w:r w:rsidR="00C55E0A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056EADC2" w14:textId="50380DB8" w:rsidR="00C55E0A" w:rsidRPr="003A6325" w:rsidRDefault="003A6325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г</w:t>
      </w:r>
      <w:r w:rsidR="00C55E0A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="00C55E0A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цена программы, руб.;</w:t>
      </w:r>
    </w:p>
    <w:p w14:paraId="098D0A06" w14:textId="77D3E2B8" w:rsidR="00C55E0A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="00C55E0A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- себестоимость программы;</w:t>
      </w:r>
    </w:p>
    <w:p w14:paraId="16ADAB40" w14:textId="6CD6761E" w:rsidR="00C55E0A" w:rsidRPr="003A6325" w:rsidRDefault="00C55E0A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Пр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ожидаемая прибыль.</w:t>
      </w:r>
    </w:p>
    <w:p w14:paraId="7A7E4712" w14:textId="18411E99" w:rsidR="00C55E0A" w:rsidRPr="003A6325" w:rsidRDefault="00C55E0A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Цпр=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16353,98= (16353,98*30%/100%)=18482,425 руб. (10).</w:t>
      </w:r>
    </w:p>
    <w:p w14:paraId="21AF871A" w14:textId="72DE762E" w:rsidR="00C55E0A" w:rsidRPr="003A6325" w:rsidRDefault="00C55E0A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Экономический эффект от внедрения данного программного продукта составляет:</w:t>
      </w:r>
    </w:p>
    <w:p w14:paraId="5B68C77C" w14:textId="6B2AAD5F" w:rsidR="00C55E0A" w:rsidRPr="003A6325" w:rsidRDefault="00C55E0A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Э=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80000-18482,425 = 61517,575 руб. (11).</w:t>
      </w:r>
    </w:p>
    <w:p w14:paraId="5F4A15B6" w14:textId="4C5245DA" w:rsidR="00C55E0A" w:rsidRPr="003A6325" w:rsidRDefault="00C55E0A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Определим срок окупаемости капиталовложений</w:t>
      </w:r>
      <w:r w:rsidR="004A6E8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5559502E" w14:textId="32E389A9" w:rsidR="003A6325" w:rsidRPr="003A6325" w:rsidRDefault="0022058E" w:rsidP="009E128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к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eastAsia="ru-RU"/>
                  </w:rPr>
                  <m:t>пр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Э</m:t>
            </m:r>
          </m:den>
        </m:f>
      </m:oMath>
      <w:r w:rsidR="004A6E8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</w:p>
    <w:p w14:paraId="184B7DB4" w14:textId="0DD833DD" w:rsidR="004A6E88" w:rsidRPr="003A6325" w:rsidRDefault="009E128A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="004A6E8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к</m:t>
            </m:r>
          </m:sub>
        </m:sSub>
      </m:oMath>
      <w:r w:rsidR="004A6E8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стоимость компьютера, руб.;</w:t>
      </w:r>
    </w:p>
    <w:p w14:paraId="2DACA0D4" w14:textId="2383F1E1" w:rsidR="004A6E88" w:rsidRPr="003A6325" w:rsidRDefault="0022058E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="004A6E88"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стоимости программного продукта.</w:t>
      </w:r>
    </w:p>
    <w:p w14:paraId="17E31C7B" w14:textId="416C4C95" w:rsidR="004A6E88" w:rsidRPr="003A6325" w:rsidRDefault="004A6E88" w:rsidP="003A632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Э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экономический эффект, руб.</w:t>
      </w:r>
    </w:p>
    <w:p w14:paraId="36DB20ED" w14:textId="0B6269C3" w:rsidR="00E53C46" w:rsidRPr="003A6325" w:rsidRDefault="0022058E" w:rsidP="003A6325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D3790A" w:rsidRPr="003A6325">
        <w:rPr>
          <w:rFonts w:ascii="Times New Roman" w:eastAsiaTheme="minorEastAsia" w:hAnsi="Times New Roman" w:cs="Times New Roman"/>
          <w:sz w:val="28"/>
          <w:szCs w:val="28"/>
        </w:rPr>
        <w:t xml:space="preserve"> (15000+16353,98)/61521,475=0,5 года (12).</w:t>
      </w:r>
    </w:p>
    <w:p w14:paraId="59801FB3" w14:textId="2F1437C7" w:rsidR="00D3790A" w:rsidRPr="003A6325" w:rsidRDefault="00D3790A" w:rsidP="003A632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325">
        <w:rPr>
          <w:rFonts w:ascii="Times New Roman" w:hAnsi="Times New Roman" w:cs="Times New Roman"/>
          <w:sz w:val="28"/>
          <w:szCs w:val="28"/>
        </w:rPr>
        <w:t>Определим экономическую эффективность от вложенных средств:</w:t>
      </w:r>
    </w:p>
    <w:p w14:paraId="35AC8FE8" w14:textId="02B22824" w:rsidR="00D3790A" w:rsidRPr="003A6325" w:rsidRDefault="00D3790A" w:rsidP="003A6325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Эф=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ср</m:t>
                </m:r>
              </m:sub>
            </m:sSub>
          </m:den>
        </m:f>
      </m:oMath>
      <w:r w:rsidR="003A6325" w:rsidRPr="003A6325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C78F886" w14:textId="522F7BEE" w:rsidR="00D3790A" w:rsidRPr="003A6325" w:rsidRDefault="00D3790A" w:rsidP="003A6325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Эф=</m:t>
        </m:r>
      </m:oMath>
      <w:r w:rsidRPr="003A6325">
        <w:rPr>
          <w:rFonts w:ascii="Times New Roman" w:eastAsiaTheme="minorEastAsia" w:hAnsi="Times New Roman" w:cs="Times New Roman"/>
          <w:sz w:val="28"/>
          <w:szCs w:val="28"/>
        </w:rPr>
        <w:t>1/0,5= (13)</w:t>
      </w:r>
      <w:r w:rsidR="003A6325" w:rsidRPr="003A63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91373B" w14:textId="1173D89E" w:rsidR="00D3790A" w:rsidRPr="003A6325" w:rsidRDefault="00D3790A" w:rsidP="00180B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A6325">
        <w:rPr>
          <w:rFonts w:ascii="Times New Roman" w:hAnsi="Times New Roman" w:cs="Times New Roman"/>
          <w:sz w:val="28"/>
          <w:szCs w:val="28"/>
        </w:rPr>
        <w:t>Вывод</w:t>
      </w:r>
      <w:r w:rsidR="00180BF1">
        <w:rPr>
          <w:rFonts w:ascii="Times New Roman" w:hAnsi="Times New Roman" w:cs="Times New Roman"/>
          <w:sz w:val="28"/>
          <w:szCs w:val="28"/>
        </w:rPr>
        <w:t>.</w:t>
      </w:r>
    </w:p>
    <w:p w14:paraId="5391FA12" w14:textId="14C8CCE3" w:rsidR="003A6325" w:rsidRPr="003A6325" w:rsidRDefault="00D3790A" w:rsidP="00180B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A6325">
        <w:rPr>
          <w:rFonts w:ascii="Times New Roman" w:hAnsi="Times New Roman" w:cs="Times New Roman"/>
          <w:sz w:val="28"/>
          <w:szCs w:val="28"/>
        </w:rPr>
        <w:t>Общая себестоимость разработанной системы составила 16353,98руб. Экономия от внедрения данного продукта составит 61521,475 руб. в год. При установленной цене продукта в 18482,425 руб. срок окупаемости составит около 0,5 лет. Таким образом, экономическая эффективность составляет 2.</w:t>
      </w:r>
    </w:p>
    <w:p w14:paraId="60EAAD1D" w14:textId="1B4A6E3D" w:rsidR="00703FD2" w:rsidRPr="00180BF1" w:rsidRDefault="003A6325" w:rsidP="00180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0AD66C" w14:textId="224488D3" w:rsidR="00034CC1" w:rsidRPr="00034CC1" w:rsidRDefault="00B92730" w:rsidP="00E223C2">
      <w:pPr>
        <w:pStyle w:val="10"/>
        <w:ind w:left="0" w:firstLine="0"/>
      </w:pPr>
      <w:r>
        <w:lastRenderedPageBreak/>
        <w:t>ОХРАНА ТРУДА И БЕЗОПАСНОСТЬ ЖИЗНЕДЕЯТЕЛЬНОСТИ</w:t>
      </w:r>
    </w:p>
    <w:p w14:paraId="79535FAB" w14:textId="7133F23F" w:rsidR="002D1462" w:rsidRDefault="002D1462" w:rsidP="00E223C2">
      <w:pPr>
        <w:pStyle w:val="20"/>
        <w:tabs>
          <w:tab w:val="left" w:pos="0"/>
        </w:tabs>
        <w:ind w:left="0" w:firstLine="0"/>
      </w:pPr>
      <w:bookmarkStart w:id="164" w:name="_Toc421203785"/>
      <w:bookmarkStart w:id="165" w:name="_Toc421655980"/>
      <w:bookmarkStart w:id="166" w:name="_Toc452406589"/>
      <w:bookmarkStart w:id="167" w:name="_Toc453133378"/>
      <w:r w:rsidRPr="002D1462">
        <w:t>Основные понятия и определения</w:t>
      </w:r>
      <w:bookmarkEnd w:id="164"/>
      <w:bookmarkEnd w:id="165"/>
      <w:bookmarkEnd w:id="166"/>
      <w:bookmarkEnd w:id="167"/>
    </w:p>
    <w:p w14:paraId="70E15218" w14:textId="77777777" w:rsidR="00C95A1F" w:rsidRPr="00C95A1F" w:rsidRDefault="00C95A1F" w:rsidP="00C95A1F">
      <w:pPr>
        <w:spacing w:after="0"/>
        <w:rPr>
          <w:lang w:eastAsia="ru-RU"/>
        </w:rPr>
      </w:pPr>
    </w:p>
    <w:p w14:paraId="0E8A0E32" w14:textId="0540FAE7" w:rsidR="002D1462" w:rsidRPr="002D1462" w:rsidRDefault="002D1462" w:rsidP="00C9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Охрана труда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система правовых, социально-экономических, организационных, технических, санитарно-гигиенических и лечебно-профилактических мероприятий и средс</w:t>
      </w:r>
      <w:r w:rsidR="00CB6CA8">
        <w:rPr>
          <w:rFonts w:ascii="Times New Roman" w:eastAsia="Calibri" w:hAnsi="Times New Roman" w:cs="Times New Roman"/>
          <w:sz w:val="28"/>
        </w:rPr>
        <w:t>тв, обеспечивающих безопас</w:t>
      </w:r>
      <w:r w:rsidRPr="002D1462">
        <w:rPr>
          <w:rFonts w:ascii="Times New Roman" w:eastAsia="Calibri" w:hAnsi="Times New Roman" w:cs="Times New Roman"/>
          <w:sz w:val="28"/>
        </w:rPr>
        <w:t>ность, сохранение здоровья и работоспособность человека в процессе труда.</w:t>
      </w:r>
    </w:p>
    <w:p w14:paraId="614F5D5E" w14:textId="22866D3C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Техника безопасности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си</w:t>
      </w:r>
      <w:r w:rsidR="00CB6CA8">
        <w:rPr>
          <w:rFonts w:ascii="Times New Roman" w:eastAsia="Calibri" w:hAnsi="Times New Roman" w:cs="Times New Roman"/>
          <w:sz w:val="28"/>
        </w:rPr>
        <w:t>стема организационных и техниче</w:t>
      </w:r>
      <w:r w:rsidRPr="002D1462">
        <w:rPr>
          <w:rFonts w:ascii="Times New Roman" w:eastAsia="Calibri" w:hAnsi="Times New Roman" w:cs="Times New Roman"/>
          <w:sz w:val="28"/>
        </w:rPr>
        <w:t>ских мероприятий и средств, пред</w:t>
      </w:r>
      <w:r w:rsidR="00CB6CA8">
        <w:rPr>
          <w:rFonts w:ascii="Times New Roman" w:eastAsia="Calibri" w:hAnsi="Times New Roman" w:cs="Times New Roman"/>
          <w:sz w:val="28"/>
        </w:rPr>
        <w:t>отвращающих воздействие на рабо</w:t>
      </w:r>
      <w:r w:rsidRPr="002D1462">
        <w:rPr>
          <w:rFonts w:ascii="Times New Roman" w:eastAsia="Calibri" w:hAnsi="Times New Roman" w:cs="Times New Roman"/>
          <w:sz w:val="28"/>
        </w:rPr>
        <w:t>тающих опасных производственных факторов.</w:t>
      </w:r>
    </w:p>
    <w:p w14:paraId="3CBDCABF" w14:textId="5706D3D1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Производственная санитари</w:t>
      </w:r>
      <w:r w:rsidR="00CB6CA8">
        <w:rPr>
          <w:rFonts w:ascii="Times New Roman" w:eastAsia="Calibri" w:hAnsi="Times New Roman" w:cs="Times New Roman"/>
          <w:sz w:val="28"/>
        </w:rPr>
        <w:t xml:space="preserve">я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="00CB6CA8">
        <w:rPr>
          <w:rFonts w:ascii="Times New Roman" w:eastAsia="Calibri" w:hAnsi="Times New Roman" w:cs="Times New Roman"/>
          <w:sz w:val="28"/>
        </w:rPr>
        <w:t xml:space="preserve"> система организационных, ги</w:t>
      </w:r>
      <w:r w:rsidRPr="002D1462">
        <w:rPr>
          <w:rFonts w:ascii="Times New Roman" w:eastAsia="Calibri" w:hAnsi="Times New Roman" w:cs="Times New Roman"/>
          <w:sz w:val="28"/>
        </w:rPr>
        <w:t>гиенических и санитарно-технически</w:t>
      </w:r>
      <w:r w:rsidR="00CB6CA8">
        <w:rPr>
          <w:rFonts w:ascii="Times New Roman" w:eastAsia="Calibri" w:hAnsi="Times New Roman" w:cs="Times New Roman"/>
          <w:sz w:val="28"/>
        </w:rPr>
        <w:t>х мероприятий и средств, предот</w:t>
      </w:r>
      <w:r w:rsidRPr="002D1462">
        <w:rPr>
          <w:rFonts w:ascii="Times New Roman" w:eastAsia="Calibri" w:hAnsi="Times New Roman" w:cs="Times New Roman"/>
          <w:sz w:val="28"/>
        </w:rPr>
        <w:t>вращающих воздействие на работающих вредных производственных факторов.</w:t>
      </w:r>
    </w:p>
    <w:p w14:paraId="5817D4EE" w14:textId="5521CAB5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Электробезопасность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система организационных и технических мероприятий и средств, обеспечивающих защиту людей от вредного и опасного воздействия электрического</w:t>
      </w:r>
      <w:r w:rsidR="00CB6CA8">
        <w:rPr>
          <w:rFonts w:ascii="Times New Roman" w:eastAsia="Calibri" w:hAnsi="Times New Roman" w:cs="Times New Roman"/>
          <w:sz w:val="28"/>
        </w:rPr>
        <w:t xml:space="preserve"> тока, электрической дуги, элек</w:t>
      </w:r>
      <w:r w:rsidRPr="002D1462">
        <w:rPr>
          <w:rFonts w:ascii="Times New Roman" w:eastAsia="Calibri" w:hAnsi="Times New Roman" w:cs="Times New Roman"/>
          <w:sz w:val="28"/>
        </w:rPr>
        <w:t>тромагнитного поля и статического электричества.</w:t>
      </w:r>
    </w:p>
    <w:p w14:paraId="25509C9C" w14:textId="6A81A2C6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Пожарная безопасность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состояние объекта, при котором исключается возможность пожара, а в случае его возникновения предотвращается воздействие на людей опасных факторов и обеспечивается защита материальных ценностей.</w:t>
      </w:r>
    </w:p>
    <w:p w14:paraId="2094C099" w14:textId="51DAFF15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Рабочее место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пространственная зона, оснащенная необходимыми средствами, в которой совершается трудовая деятельность работника или группы работников, совместно выполняющих производственные задания. Рабочее место является частью производственно-технологической структуры предприятия (организации), оно предназначено для выполнения части </w:t>
      </w:r>
      <w:r w:rsidRPr="002D1462">
        <w:rPr>
          <w:rFonts w:ascii="Times New Roman" w:eastAsia="Calibri" w:hAnsi="Times New Roman" w:cs="Times New Roman"/>
          <w:sz w:val="28"/>
        </w:rPr>
        <w:lastRenderedPageBreak/>
        <w:t xml:space="preserve">технологического (производственного) процесса и определяется на основе трудовых и </w:t>
      </w:r>
      <w:r w:rsidR="00273AA2" w:rsidRPr="002D1462">
        <w:rPr>
          <w:rFonts w:ascii="Times New Roman" w:eastAsia="Calibri" w:hAnsi="Times New Roman" w:cs="Times New Roman"/>
          <w:sz w:val="28"/>
        </w:rPr>
        <w:t>других действующих норм,</w:t>
      </w:r>
      <w:r w:rsidRPr="002D1462">
        <w:rPr>
          <w:rFonts w:ascii="Times New Roman" w:eastAsia="Calibri" w:hAnsi="Times New Roman" w:cs="Times New Roman"/>
          <w:sz w:val="28"/>
        </w:rPr>
        <w:t xml:space="preserve"> и нормативов</w:t>
      </w:r>
      <w:r w:rsidR="00292190" w:rsidRPr="00292190">
        <w:rPr>
          <w:rFonts w:ascii="Times New Roman" w:eastAsia="Calibri" w:hAnsi="Times New Roman" w:cs="Times New Roman"/>
          <w:sz w:val="28"/>
        </w:rPr>
        <w:t xml:space="preserve"> [2]</w:t>
      </w:r>
      <w:r w:rsidRPr="002D1462">
        <w:rPr>
          <w:rFonts w:ascii="Times New Roman" w:eastAsia="Calibri" w:hAnsi="Times New Roman" w:cs="Times New Roman"/>
          <w:sz w:val="28"/>
        </w:rPr>
        <w:t>.</w:t>
      </w:r>
    </w:p>
    <w:p w14:paraId="05AD82B4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Стандарты Российской Федерации, законодательно регламентирующие основные положения охраны труда и техники безопасности при работе на ПЭВМ.</w:t>
      </w:r>
    </w:p>
    <w:p w14:paraId="6C7BF40D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В Российской Федерации основные положения охраны труда и техники безопасности при работе на ПЭВМ законодательно регламентируют следующие стандарты:</w:t>
      </w:r>
    </w:p>
    <w:p w14:paraId="6A4E8D8F" w14:textId="58102988" w:rsidR="002D1462" w:rsidRPr="00B92730" w:rsidRDefault="002D1462" w:rsidP="001B080B">
      <w:pPr>
        <w:pStyle w:val="a5"/>
        <w:numPr>
          <w:ilvl w:val="0"/>
          <w:numId w:val="55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 xml:space="preserve">по электрической, механической и пожарной безопасности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ГОСТ Р МЭК 60950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2002 «Безопасность оборудования информационных технологий»;</w:t>
      </w:r>
    </w:p>
    <w:p w14:paraId="62998415" w14:textId="2E856CE8" w:rsidR="002D1462" w:rsidRPr="00B92730" w:rsidRDefault="002D1462" w:rsidP="001B080B">
      <w:pPr>
        <w:pStyle w:val="a5"/>
        <w:numPr>
          <w:ilvl w:val="0"/>
          <w:numId w:val="55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 xml:space="preserve">по уровню индустриальных радиопомех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ГОСТ Р 51318.22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99 «Совместимость технических средств электромагнитная. Радиопомехи индустриальные от оборудования информационных технологий. Нормы и методы испытаний»;</w:t>
      </w:r>
    </w:p>
    <w:p w14:paraId="366D115D" w14:textId="17F27891" w:rsidR="002D1462" w:rsidRPr="00B92730" w:rsidRDefault="002D1462" w:rsidP="001B080B">
      <w:pPr>
        <w:pStyle w:val="a5"/>
        <w:numPr>
          <w:ilvl w:val="0"/>
          <w:numId w:val="55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 xml:space="preserve">по устойчивости к воздействию электромагнитных помех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ГОСТ Р 51318.24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99 «Совместимость технических средств. Электромагнитная устойчивость оборудования информационных технологий к электромагнитным помехам. Требования и методы испытаний»;</w:t>
      </w:r>
    </w:p>
    <w:p w14:paraId="114000AB" w14:textId="6DFA3425" w:rsidR="002D1462" w:rsidRPr="00B92730" w:rsidRDefault="002D1462" w:rsidP="001B080B">
      <w:pPr>
        <w:pStyle w:val="a5"/>
        <w:numPr>
          <w:ilvl w:val="0"/>
          <w:numId w:val="55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 xml:space="preserve">по санитарно-эпидемиологическим правилам и нормативам «Гигиенические требования к персональным электронно-вычислительным машинам и организации работы» СанПиН 2.2.2/2.4.1340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B92730">
        <w:rPr>
          <w:rFonts w:ascii="Times New Roman" w:eastAsia="Calibri" w:hAnsi="Times New Roman" w:cs="Times New Roman"/>
          <w:sz w:val="28"/>
        </w:rPr>
        <w:t xml:space="preserve"> 03».</w:t>
      </w:r>
    </w:p>
    <w:p w14:paraId="5F665877" w14:textId="122B180C" w:rsidR="002D1462" w:rsidRDefault="002D1462" w:rsidP="00C9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Главные требования по безопасной работе пользователей на персональных вычислительных средствах согласно указанным стандартам определяет «Типовая инструкция по охране труда при работе на персональном компьютере ТОИ Р-45-084-01», утвержденная Приказом Министерства Российской Федерации по связи и информатизации от 02.07.2001 № 162.</w:t>
      </w:r>
    </w:p>
    <w:p w14:paraId="1A463584" w14:textId="77777777" w:rsidR="00C95A1F" w:rsidRPr="002D1462" w:rsidRDefault="00C95A1F" w:rsidP="00C9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745CBDD8" w14:textId="7C64E9F7" w:rsidR="002D1462" w:rsidRDefault="002D1462" w:rsidP="00C95A1F">
      <w:pPr>
        <w:pStyle w:val="20"/>
      </w:pPr>
      <w:bookmarkStart w:id="168" w:name="_Toc421203786"/>
      <w:bookmarkStart w:id="169" w:name="_Toc421655981"/>
      <w:bookmarkStart w:id="170" w:name="_Toc452406590"/>
      <w:bookmarkStart w:id="171" w:name="_Toc453133379"/>
      <w:r w:rsidRPr="002D1462">
        <w:t>Основные требования при эксплуатации ПЭВМ</w:t>
      </w:r>
      <w:bookmarkEnd w:id="168"/>
      <w:bookmarkEnd w:id="169"/>
      <w:bookmarkEnd w:id="170"/>
      <w:bookmarkEnd w:id="171"/>
    </w:p>
    <w:p w14:paraId="4670B406" w14:textId="77777777" w:rsidR="00C95A1F" w:rsidRPr="00C95A1F" w:rsidRDefault="00C95A1F" w:rsidP="00C95A1F">
      <w:pPr>
        <w:spacing w:after="0"/>
        <w:rPr>
          <w:lang w:eastAsia="ru-RU"/>
        </w:rPr>
      </w:pPr>
    </w:p>
    <w:p w14:paraId="24EC07E6" w14:textId="55F74310" w:rsidR="002D1462" w:rsidRPr="002D1462" w:rsidRDefault="002D1462" w:rsidP="00C9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К работе на персональном компьютере согласно </w:t>
      </w:r>
      <w:r w:rsidR="00CD0F5D" w:rsidRPr="002D1462">
        <w:rPr>
          <w:rFonts w:ascii="Times New Roman" w:eastAsia="Calibri" w:hAnsi="Times New Roman" w:cs="Times New Roman"/>
          <w:sz w:val="28"/>
        </w:rPr>
        <w:t>инструкции,</w:t>
      </w:r>
      <w:r w:rsidRPr="002D1462">
        <w:rPr>
          <w:rFonts w:ascii="Times New Roman" w:eastAsia="Calibri" w:hAnsi="Times New Roman" w:cs="Times New Roman"/>
          <w:sz w:val="28"/>
        </w:rPr>
        <w:t xml:space="preserve"> допускаются лица, прошедшие обучение безопасным методам труда, вводный инструктаж и первичный инструктаж на рабочем месте. Студенты высших учебных заведений, учащиеся средних специальных учебных заведений, дети дошкольного и школьного возраста должны также пройти медицинское освидетельствование для установления возможных противопоказаний к работе с ПЭВМ</w:t>
      </w:r>
      <w:r w:rsidR="00CE4241">
        <w:rPr>
          <w:rFonts w:ascii="Times New Roman" w:eastAsia="Calibri" w:hAnsi="Times New Roman" w:cs="Times New Roman"/>
          <w:sz w:val="28"/>
        </w:rPr>
        <w:t>.</w:t>
      </w:r>
    </w:p>
    <w:p w14:paraId="0DF7C2EC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При эксплуатации ПЭВМ необходимо соблюдать следующие основные требования электробезопасности:</w:t>
      </w:r>
    </w:p>
    <w:p w14:paraId="74FD8C55" w14:textId="77777777" w:rsidR="002D1462" w:rsidRPr="00B92730" w:rsidRDefault="002D1462" w:rsidP="00034CC1">
      <w:pPr>
        <w:pStyle w:val="a5"/>
        <w:numPr>
          <w:ilvl w:val="0"/>
          <w:numId w:val="55"/>
        </w:num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>сетевое электропитание устройств ПЭВМ должно производиться только от розеток с заземляющими контактами;</w:t>
      </w:r>
    </w:p>
    <w:p w14:paraId="3DFD8659" w14:textId="77777777" w:rsidR="002D1462" w:rsidRPr="00B92730" w:rsidRDefault="002D1462" w:rsidP="00034CC1">
      <w:pPr>
        <w:pStyle w:val="a5"/>
        <w:numPr>
          <w:ilvl w:val="0"/>
          <w:numId w:val="55"/>
        </w:num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>все сетевые розетки должны иметь маркировку «220 В», нанесенную яркой краской и крупными знаками (высотой не менее50 мм) на стене рядом с розеткой;</w:t>
      </w:r>
    </w:p>
    <w:p w14:paraId="4217ECB5" w14:textId="77777777" w:rsidR="002D1462" w:rsidRPr="00B92730" w:rsidRDefault="002D1462" w:rsidP="00034CC1">
      <w:pPr>
        <w:pStyle w:val="a5"/>
        <w:numPr>
          <w:ilvl w:val="0"/>
          <w:numId w:val="55"/>
        </w:num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>заземляющие контакты розеток должны иметь надежные соединения с заземляющим контуром помещения или должны быть занулены, т. е. замкнуты с нулевой шиной сети электропитания;</w:t>
      </w:r>
    </w:p>
    <w:p w14:paraId="2AE0B692" w14:textId="77777777" w:rsidR="002D1462" w:rsidRPr="00B92730" w:rsidRDefault="002D1462" w:rsidP="00034CC1">
      <w:pPr>
        <w:pStyle w:val="a5"/>
        <w:numPr>
          <w:ilvl w:val="0"/>
          <w:numId w:val="55"/>
        </w:num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B92730">
        <w:rPr>
          <w:rFonts w:ascii="Times New Roman" w:eastAsia="Calibri" w:hAnsi="Times New Roman" w:cs="Times New Roman"/>
          <w:sz w:val="28"/>
        </w:rPr>
        <w:t>запрещается использовать в качестве заземления радиаторы отопления, водопроводные трубы, молниеотводы.</w:t>
      </w:r>
    </w:p>
    <w:p w14:paraId="09C8B837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При эксплуатации ПЭВМ должны быть соблюдены следующие требования пожарной безопасности:</w:t>
      </w:r>
    </w:p>
    <w:p w14:paraId="744FB9CB" w14:textId="77777777" w:rsidR="002D1462" w:rsidRPr="00D54067" w:rsidRDefault="002D1462" w:rsidP="00180BF1">
      <w:pPr>
        <w:pStyle w:val="a5"/>
        <w:numPr>
          <w:ilvl w:val="0"/>
          <w:numId w:val="55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D54067">
        <w:rPr>
          <w:rFonts w:ascii="Times New Roman" w:eastAsia="Calibri" w:hAnsi="Times New Roman" w:cs="Times New Roman"/>
          <w:sz w:val="28"/>
        </w:rPr>
        <w:t>каждое помещение, где размещено оборудование ПЭВМ, должно иметь средства пожаротушения и должно быть обеспечено инструкциями по их применению;</w:t>
      </w:r>
    </w:p>
    <w:p w14:paraId="31979A35" w14:textId="77777777" w:rsidR="002D1462" w:rsidRPr="00D54067" w:rsidRDefault="002D1462" w:rsidP="00180BF1">
      <w:pPr>
        <w:pStyle w:val="a5"/>
        <w:numPr>
          <w:ilvl w:val="0"/>
          <w:numId w:val="55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D54067">
        <w:rPr>
          <w:rFonts w:ascii="Times New Roman" w:eastAsia="Calibri" w:hAnsi="Times New Roman" w:cs="Times New Roman"/>
          <w:sz w:val="28"/>
        </w:rPr>
        <w:lastRenderedPageBreak/>
        <w:t xml:space="preserve">устройства ПЭВМ необходимо устанавливать вдали от отопительных и нагревательных приборов на расстоянии не менее </w:t>
      </w:r>
      <w:smartTag w:uri="urn:schemas-microsoft-com:office:smarttags" w:element="metricconverter">
        <w:smartTagPr>
          <w:attr w:name="ProductID" w:val="1 м"/>
        </w:smartTagPr>
        <w:r w:rsidRPr="00D54067">
          <w:rPr>
            <w:rFonts w:ascii="Times New Roman" w:eastAsia="Calibri" w:hAnsi="Times New Roman" w:cs="Times New Roman"/>
            <w:sz w:val="28"/>
          </w:rPr>
          <w:t>1 м</w:t>
        </w:r>
      </w:smartTag>
      <w:r w:rsidRPr="00D54067">
        <w:rPr>
          <w:rFonts w:ascii="Times New Roman" w:eastAsia="Calibri" w:hAnsi="Times New Roman" w:cs="Times New Roman"/>
          <w:sz w:val="28"/>
        </w:rPr>
        <w:t xml:space="preserve"> и в местах, где не затруднена их вентиляция и нет прямых солнечных лучей.</w:t>
      </w:r>
    </w:p>
    <w:p w14:paraId="2003A7AA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В качестве средств пожаротушения разрешается использование углекислотного огнетушителя. Применение пенных огнетушителей не допускается, так как в них применяется жидкость, пропускающая ток.</w:t>
      </w:r>
    </w:p>
    <w:p w14:paraId="4743F861" w14:textId="5685FDC0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Рабочие места с ПЭВМ должны размещаться таким образом, чтобы расстояние от экрана одного монитора до тыльной стороны другого монитора было не менее </w:t>
      </w:r>
      <w:smartTag w:uri="urn:schemas-microsoft-com:office:smarttags" w:element="metricconverter">
        <w:smartTagPr>
          <w:attr w:name="ProductID" w:val="2,0 м"/>
        </w:smartTagPr>
        <w:r w:rsidRPr="002D1462">
          <w:rPr>
            <w:rFonts w:ascii="Times New Roman" w:eastAsia="Calibri" w:hAnsi="Times New Roman" w:cs="Times New Roman"/>
            <w:sz w:val="28"/>
          </w:rPr>
          <w:t>2,0 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, а расстояние между боковыми поверхностями мониторов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не менее </w:t>
      </w:r>
      <w:smartTag w:uri="urn:schemas-microsoft-com:office:smarttags" w:element="metricconverter">
        <w:smartTagPr>
          <w:attr w:name="ProductID" w:val="1,2 м"/>
        </w:smartTagPr>
        <w:r w:rsidRPr="002D1462">
          <w:rPr>
            <w:rFonts w:ascii="Times New Roman" w:eastAsia="Calibri" w:hAnsi="Times New Roman" w:cs="Times New Roman"/>
            <w:sz w:val="28"/>
          </w:rPr>
          <w:t>1,2 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. Площадь на одно рабочее место с ЭЛТ-монитором должна составлять не менее </w:t>
      </w:r>
      <w:smartTag w:uri="urn:schemas-microsoft-com:office:smarttags" w:element="metricconverter">
        <w:smartTagPr>
          <w:attr w:name="ProductID" w:val="6 м2"/>
        </w:smartTagPr>
        <w:r w:rsidRPr="002D1462">
          <w:rPr>
            <w:rFonts w:ascii="Times New Roman" w:eastAsia="Calibri" w:hAnsi="Times New Roman" w:cs="Times New Roman"/>
            <w:sz w:val="28"/>
          </w:rPr>
          <w:t>6 м2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 (объем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не менее </w:t>
      </w:r>
      <w:smartTag w:uri="urn:schemas-microsoft-com:office:smarttags" w:element="metricconverter">
        <w:smartTagPr>
          <w:attr w:name="ProductID" w:val="20 м3"/>
        </w:smartTagPr>
        <w:r w:rsidRPr="002D1462">
          <w:rPr>
            <w:rFonts w:ascii="Times New Roman" w:eastAsia="Calibri" w:hAnsi="Times New Roman" w:cs="Times New Roman"/>
            <w:sz w:val="28"/>
          </w:rPr>
          <w:t>20 м3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), а с ЖК-монитором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</w:t>
      </w:r>
      <w:smartTag w:uri="urn:schemas-microsoft-com:office:smarttags" w:element="metricconverter">
        <w:smartTagPr>
          <w:attr w:name="ProductID" w:val="4,5 м2"/>
        </w:smartTagPr>
        <w:r w:rsidRPr="002D1462">
          <w:rPr>
            <w:rFonts w:ascii="Times New Roman" w:eastAsia="Calibri" w:hAnsi="Times New Roman" w:cs="Times New Roman"/>
            <w:sz w:val="28"/>
          </w:rPr>
          <w:t>4,5 м2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. Экран монитора должен находиться от глаз пользователя на расстоянии 600... </w:t>
      </w:r>
      <w:smartTag w:uri="urn:schemas-microsoft-com:office:smarttags" w:element="metricconverter">
        <w:smartTagPr>
          <w:attr w:name="ProductID" w:val="700 мм"/>
        </w:smartTagPr>
        <w:r w:rsidRPr="002D1462">
          <w:rPr>
            <w:rFonts w:ascii="Times New Roman" w:eastAsia="Calibri" w:hAnsi="Times New Roman" w:cs="Times New Roman"/>
            <w:sz w:val="28"/>
          </w:rPr>
          <w:t>700 мм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, но не ближе </w:t>
      </w:r>
      <w:smartTag w:uri="urn:schemas-microsoft-com:office:smarttags" w:element="metricconverter">
        <w:smartTagPr>
          <w:attr w:name="ProductID" w:val="500 мм"/>
        </w:smartTagPr>
        <w:r w:rsidRPr="002D1462">
          <w:rPr>
            <w:rFonts w:ascii="Times New Roman" w:eastAsia="Calibri" w:hAnsi="Times New Roman" w:cs="Times New Roman"/>
            <w:sz w:val="28"/>
          </w:rPr>
          <w:t>500 мм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 с учетом размеров отображаемых алфавитно-цифровых символов.</w:t>
      </w:r>
    </w:p>
    <w:p w14:paraId="159C6FFE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Монитор располагают таким образом, чтобы считывание с его экрана было возможно без вращения головы или торса. Эта область составляет примерно 70°. Верхний край экрана монитора должен находиться на уровне глаз пользователя, а его плоскость должна регулироваться в пределах угла α &gt; 90° и более относительно поверхности стола </w:t>
      </w:r>
    </w:p>
    <w:p w14:paraId="2D811314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Высота стула и письменного стола должна выбираться соответственно росту оператора. Ноги должны плотно стоять на полу, колени должны быть согнуты под углом α &gt; 90°. Икры должны быть расслаблены, суставы не нагружены.</w:t>
      </w:r>
    </w:p>
    <w:p w14:paraId="4BC5BBC2" w14:textId="45AAB116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 xml:space="preserve">Для поддержания рациональной рабочей позы пользователя пpи работе на ПЭВМ высота поверхности стола должна регулироваться в пределах 680... </w:t>
      </w:r>
      <w:smartTag w:uri="urn:schemas-microsoft-com:office:smarttags" w:element="metricconverter">
        <w:smartTagPr>
          <w:attr w:name="ProductID" w:val="800 мм"/>
        </w:smartTagPr>
        <w:r w:rsidRPr="002D1462">
          <w:rPr>
            <w:rFonts w:ascii="Times New Roman" w:eastAsia="Calibri" w:hAnsi="Times New Roman" w:cs="Times New Roman"/>
            <w:sz w:val="28"/>
          </w:rPr>
          <w:t>800 мм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, а при отсутствии такой возможности высота рабочей поверхности стола должна составлять </w:t>
      </w:r>
      <w:smartTag w:uri="urn:schemas-microsoft-com:office:smarttags" w:element="metricconverter">
        <w:smartTagPr>
          <w:attr w:name="ProductID" w:val="725 мм"/>
        </w:smartTagPr>
        <w:r w:rsidRPr="002D1462">
          <w:rPr>
            <w:rFonts w:ascii="Times New Roman" w:eastAsia="Calibri" w:hAnsi="Times New Roman" w:cs="Times New Roman"/>
            <w:sz w:val="28"/>
          </w:rPr>
          <w:t>725 мм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; пространство для ног должно быть высотой не менее </w:t>
      </w:r>
      <w:smartTag w:uri="urn:schemas-microsoft-com:office:smarttags" w:element="metricconverter">
        <w:smartTagPr>
          <w:attr w:name="ProductID" w:val="600 мм"/>
        </w:smartTagPr>
        <w:r w:rsidRPr="002D1462">
          <w:rPr>
            <w:rFonts w:ascii="Times New Roman" w:eastAsia="Calibri" w:hAnsi="Times New Roman" w:cs="Times New Roman"/>
            <w:sz w:val="28"/>
          </w:rPr>
          <w:t>600 мм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 с глубиной на уровне колен не менее </w:t>
      </w:r>
      <w:smartTag w:uri="urn:schemas-microsoft-com:office:smarttags" w:element="metricconverter">
        <w:smartTagPr>
          <w:attr w:name="ProductID" w:val="450 мм"/>
        </w:smartTagPr>
        <w:r w:rsidRPr="002D1462">
          <w:rPr>
            <w:rFonts w:ascii="Times New Roman" w:eastAsia="Calibri" w:hAnsi="Times New Roman" w:cs="Times New Roman"/>
            <w:sz w:val="28"/>
          </w:rPr>
          <w:t>450 мм</w:t>
        </w:r>
      </w:smartTag>
      <w:r w:rsidRPr="002D1462">
        <w:rPr>
          <w:rFonts w:ascii="Times New Roman" w:eastAsia="Calibri" w:hAnsi="Times New Roman" w:cs="Times New Roman"/>
          <w:sz w:val="28"/>
        </w:rPr>
        <w:t xml:space="preserve">; на уровне вытянутых ног </w:t>
      </w:r>
      <w:r w:rsidR="00586D92">
        <w:rPr>
          <w:rFonts w:ascii="Times New Roman" w:eastAsia="Calibri" w:hAnsi="Times New Roman" w:cs="Times New Roman"/>
          <w:sz w:val="28"/>
        </w:rPr>
        <w:t>–</w:t>
      </w:r>
      <w:r w:rsidRPr="002D1462">
        <w:rPr>
          <w:rFonts w:ascii="Times New Roman" w:eastAsia="Calibri" w:hAnsi="Times New Roman" w:cs="Times New Roman"/>
          <w:sz w:val="28"/>
        </w:rPr>
        <w:t xml:space="preserve"> не мене </w:t>
      </w:r>
      <w:smartTag w:uri="urn:schemas-microsoft-com:office:smarttags" w:element="metricconverter">
        <w:smartTagPr>
          <w:attr w:name="ProductID" w:val="650 мм"/>
        </w:smartTagPr>
        <w:r w:rsidRPr="002D1462">
          <w:rPr>
            <w:rFonts w:ascii="Times New Roman" w:eastAsia="Calibri" w:hAnsi="Times New Roman" w:cs="Times New Roman"/>
            <w:sz w:val="28"/>
          </w:rPr>
          <w:t>650 мм</w:t>
        </w:r>
      </w:smartTag>
      <w:r w:rsidRPr="002D1462">
        <w:rPr>
          <w:rFonts w:ascii="Times New Roman" w:eastAsia="Calibri" w:hAnsi="Times New Roman" w:cs="Times New Roman"/>
          <w:sz w:val="28"/>
        </w:rPr>
        <w:t>.</w:t>
      </w:r>
    </w:p>
    <w:p w14:paraId="7BC0E4FA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lastRenderedPageBreak/>
        <w:t>Поверхность рабочего стола должна иметь коэффициент отражения 0,5...0,7.</w:t>
      </w:r>
    </w:p>
    <w:p w14:paraId="321D536A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Рабочий стул должен быть поворотно-подъемным и регулируемым по высоте и углам наклона сиденья и спинки, а также по расстоянию спинки от переднего края сиденья. Спинка стула должна позволять сидеть прямо, а область поясничных позвонков пользователя должна иметь опору.</w:t>
      </w:r>
    </w:p>
    <w:p w14:paraId="2A15E872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Предплечья должны быть расположены параллельно полу, верхняя плечевая область и плечи до уровня локтей должны оставаться расслабленными.</w:t>
      </w:r>
    </w:p>
    <w:p w14:paraId="25831636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Устройства ввода-вывода (монитор, клавиатура и мышь) рассчитаны на эргономичную работу пользователя, щадящую его здоровье. Однако неудачное расположение этих устройств, неправильное положение рук или неправильное положение тела при работе, а также непрерывная работа с клавиатурой или мышью могут при вести к судороге, проявлениям усталости и утомлению глаз, нервов мускулатуры, сухожилий и суставов.</w:t>
      </w:r>
    </w:p>
    <w:p w14:paraId="30F7E352" w14:textId="2601DBF6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В средних специальных учебных заведениях (ПТУ, техникумы и др.) длительность работы на ВДТ или ПЭВМ во время учебных занятий при соблюдении гигиенических требований к условиям и организации рабочих мест должна составлять:</w:t>
      </w:r>
    </w:p>
    <w:p w14:paraId="30D88221" w14:textId="2736167D" w:rsidR="002D1462" w:rsidRPr="00D54067" w:rsidRDefault="002D1462" w:rsidP="001B080B">
      <w:pPr>
        <w:pStyle w:val="a5"/>
        <w:numPr>
          <w:ilvl w:val="0"/>
          <w:numId w:val="57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D54067">
        <w:rPr>
          <w:rFonts w:ascii="Times New Roman" w:eastAsia="Calibri" w:hAnsi="Times New Roman" w:cs="Times New Roman"/>
          <w:sz w:val="28"/>
        </w:rPr>
        <w:t>для учащихся первого курса не более 30 минут в день;</w:t>
      </w:r>
    </w:p>
    <w:p w14:paraId="7D04EE72" w14:textId="2F97325C" w:rsidR="002D1462" w:rsidRPr="00D54067" w:rsidRDefault="002D1462" w:rsidP="001B080B">
      <w:pPr>
        <w:pStyle w:val="a5"/>
        <w:numPr>
          <w:ilvl w:val="0"/>
          <w:numId w:val="57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D54067">
        <w:rPr>
          <w:rFonts w:ascii="Times New Roman" w:eastAsia="Calibri" w:hAnsi="Times New Roman" w:cs="Times New Roman"/>
          <w:sz w:val="28"/>
        </w:rPr>
        <w:t>для учащихся второго и третьего курсов не более 1 часа в день при сдвоенных уроках: 30 минут на первом уроке и 30 минут на втором с интервалом в работе на ВДТ или ПЭВМ не менее 20 минут, включая перемену, объяснение учебного материала, опрос учащихся и т.п.</w:t>
      </w:r>
    </w:p>
    <w:p w14:paraId="413C900A" w14:textId="10831E6C" w:rsidR="002D1462" w:rsidRPr="00D54067" w:rsidRDefault="002D1462" w:rsidP="001B080B">
      <w:pPr>
        <w:pStyle w:val="a5"/>
        <w:numPr>
          <w:ilvl w:val="0"/>
          <w:numId w:val="57"/>
        </w:numPr>
        <w:spacing w:after="0" w:line="360" w:lineRule="auto"/>
        <w:ind w:left="709" w:hanging="283"/>
        <w:jc w:val="both"/>
        <w:rPr>
          <w:rFonts w:ascii="Times New Roman" w:eastAsia="Calibri" w:hAnsi="Times New Roman" w:cs="Times New Roman"/>
          <w:sz w:val="28"/>
        </w:rPr>
      </w:pPr>
      <w:r w:rsidRPr="00D54067">
        <w:rPr>
          <w:rFonts w:ascii="Times New Roman" w:eastAsia="Calibri" w:hAnsi="Times New Roman" w:cs="Times New Roman"/>
          <w:sz w:val="28"/>
        </w:rPr>
        <w:t>для учащихся третьего курса длительность учебных занятий с ВДТ и ПЭВМ допускается увеличить до 3академических часов с суммарным временем непосредственной работы на ВДТ или</w:t>
      </w:r>
      <w:r w:rsidR="00D54067">
        <w:rPr>
          <w:rFonts w:ascii="Times New Roman" w:eastAsia="Calibri" w:hAnsi="Times New Roman" w:cs="Times New Roman"/>
          <w:sz w:val="28"/>
        </w:rPr>
        <w:t xml:space="preserve"> </w:t>
      </w:r>
      <w:r w:rsidRPr="00D54067">
        <w:rPr>
          <w:rFonts w:ascii="Times New Roman" w:eastAsia="Calibri" w:hAnsi="Times New Roman" w:cs="Times New Roman"/>
          <w:sz w:val="28"/>
        </w:rPr>
        <w:t>ПЭВМ не более 50 % от общего времени учебных занятий.</w:t>
      </w:r>
    </w:p>
    <w:p w14:paraId="4B6E9697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lastRenderedPageBreak/>
        <w:t>После каждого академического часа занятий с ВДТ или ПЭВМ следует устраивать перемены длительностью 15-20 минут с обязательным выходом учащихся из класса (кабинета)и организацией сквозного проветривания.</w:t>
      </w:r>
    </w:p>
    <w:p w14:paraId="6C93F937" w14:textId="77777777" w:rsidR="002D1462" w:rsidRPr="002D1462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D1462">
        <w:rPr>
          <w:rFonts w:ascii="Times New Roman" w:eastAsia="Calibri" w:hAnsi="Times New Roman" w:cs="Times New Roman"/>
          <w:sz w:val="28"/>
        </w:rPr>
        <w:t>При организации односменных занятий в учебном заведении следует организовывать в середине учебного дня (после 3-4 уроков) перерыв длительностью 50-60 минут для обеда и отдыха учащихся.</w:t>
      </w:r>
    </w:p>
    <w:p w14:paraId="5E7F6206" w14:textId="59024BC4" w:rsidR="00D54067" w:rsidRDefault="002D1462" w:rsidP="00034C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D1462">
        <w:rPr>
          <w:rFonts w:ascii="Times New Roman" w:eastAsia="Calibri" w:hAnsi="Times New Roman" w:cs="Times New Roman"/>
          <w:sz w:val="28"/>
          <w:szCs w:val="28"/>
        </w:rPr>
        <w:t>Во всех случаях обрыва проводов питания, неисправности заземления и других повреждений, а также при появлении гари следует немедленно отключить питание и сообщать об аварийной ситуации, а при получении травм или внезапном заболевании пользователь должен немедленно известить своего руководителя, организовать первую доврачебную помощь или вызвать скорую медицинскую помощь</w:t>
      </w:r>
      <w:r w:rsidR="006444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4241" w:rsidRPr="00292190">
        <w:rPr>
          <w:rFonts w:ascii="Times New Roman" w:eastAsia="Calibri" w:hAnsi="Times New Roman" w:cs="Times New Roman"/>
          <w:sz w:val="28"/>
        </w:rPr>
        <w:t>[3]</w:t>
      </w:r>
      <w:r w:rsidR="00CE4241">
        <w:rPr>
          <w:rFonts w:ascii="Times New Roman" w:eastAsia="Calibri" w:hAnsi="Times New Roman" w:cs="Times New Roman"/>
          <w:sz w:val="28"/>
        </w:rPr>
        <w:t>.</w:t>
      </w:r>
    </w:p>
    <w:p w14:paraId="29232DE8" w14:textId="533950B3" w:rsidR="008923C4" w:rsidRPr="00D54067" w:rsidRDefault="00D54067" w:rsidP="00034CC1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BF999EE" w14:textId="5A5CEE6C" w:rsidR="00041C0A" w:rsidRDefault="00041C0A" w:rsidP="006C249B">
      <w:pPr>
        <w:pStyle w:val="10"/>
        <w:numPr>
          <w:ilvl w:val="0"/>
          <w:numId w:val="0"/>
        </w:numPr>
      </w:pPr>
      <w:bookmarkStart w:id="172" w:name="_Toc481101136"/>
      <w:r w:rsidRPr="00E96EE7">
        <w:lastRenderedPageBreak/>
        <w:t>ЗАКЛЮЧЕНИЕ</w:t>
      </w:r>
      <w:bookmarkEnd w:id="172"/>
    </w:p>
    <w:p w14:paraId="3A337CE7" w14:textId="77777777" w:rsidR="00D54067" w:rsidRPr="00D54067" w:rsidRDefault="00D54067" w:rsidP="00034CC1">
      <w:pPr>
        <w:spacing w:after="0"/>
        <w:rPr>
          <w:lang w:eastAsia="ru-RU"/>
        </w:rPr>
      </w:pPr>
    </w:p>
    <w:p w14:paraId="5192FF86" w14:textId="77777777" w:rsidR="00D4010A" w:rsidRPr="00D4010A" w:rsidRDefault="00D4010A" w:rsidP="0003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4010A">
        <w:rPr>
          <w:rFonts w:ascii="Times New Roman" w:hAnsi="Times New Roman" w:cs="Times New Roman"/>
          <w:sz w:val="28"/>
          <w:szCs w:val="28"/>
          <w:lang w:eastAsia="ru-RU"/>
        </w:rPr>
        <w:t>В данной работе была рассмотрена разработка автоматизированной системы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F619D23" w14:textId="77777777" w:rsidR="00F04C1F" w:rsidRPr="00F04C1F" w:rsidRDefault="00041C0A" w:rsidP="00034C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написания дипломной работы, была изучена литература, связанная с предметной областью, включая различные статьи, книги, интернет-ресурсы. </w:t>
      </w:r>
      <w:r w:rsidR="00672B2F">
        <w:rPr>
          <w:rFonts w:ascii="Times New Roman" w:hAnsi="Times New Roman"/>
          <w:sz w:val="28"/>
          <w:szCs w:val="28"/>
        </w:rPr>
        <w:t>Эти сведения легли в основу пояснительной записки и архитекторы разработанной базы данных и приложению.</w:t>
      </w:r>
      <w:r w:rsidR="00F04C1F">
        <w:rPr>
          <w:rFonts w:ascii="Times New Roman" w:hAnsi="Times New Roman"/>
          <w:sz w:val="28"/>
          <w:szCs w:val="28"/>
        </w:rPr>
        <w:t xml:space="preserve"> Была изучена новая предметная область</w:t>
      </w:r>
      <w:r w:rsidR="00F04C1F" w:rsidRPr="00F04C1F">
        <w:rPr>
          <w:rFonts w:ascii="Times New Roman" w:hAnsi="Times New Roman"/>
          <w:sz w:val="28"/>
          <w:szCs w:val="28"/>
        </w:rPr>
        <w:t xml:space="preserve">: </w:t>
      </w:r>
      <w:r w:rsidR="00F04C1F">
        <w:rPr>
          <w:rFonts w:ascii="Times New Roman" w:hAnsi="Times New Roman"/>
          <w:sz w:val="28"/>
          <w:szCs w:val="28"/>
        </w:rPr>
        <w:t>работа сотрудника корпорации «Сибирское здоровье», произведена работа с различной документацией, связанной с предметной областью, разработано приложение, с использованием языка программирования.</w:t>
      </w:r>
    </w:p>
    <w:p w14:paraId="2ED5F8F2" w14:textId="77777777" w:rsidR="00A315B5" w:rsidRDefault="00BF7D5B" w:rsidP="00034C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разработки программного продукта, возникали различные проблемы, которые были успешно решены. На этапе разработки и тестирования были решены различные ошибки в работе программы.</w:t>
      </w:r>
    </w:p>
    <w:p w14:paraId="61BC1C5A" w14:textId="77777777" w:rsidR="00BF7D5B" w:rsidRDefault="00BF7D5B" w:rsidP="00034C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время составления пояснительной записки подробно описывалась разработка БД и работа с приложением.</w:t>
      </w:r>
    </w:p>
    <w:p w14:paraId="08988AA1" w14:textId="77777777" w:rsidR="00BF7D5B" w:rsidRPr="00BF7D5B" w:rsidRDefault="00BF7D5B" w:rsidP="00034C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были составлены различные сопутствующие документы, например, руководство оператора, предназначенное для конечного пользователя приложения.</w:t>
      </w:r>
    </w:p>
    <w:p w14:paraId="5F0B0579" w14:textId="5712F490" w:rsidR="00F04C1F" w:rsidRDefault="00F04C1F" w:rsidP="00034C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Подводя итоги, нужно отметить, что поставленные задачи были выполнены. </w:t>
      </w:r>
    </w:p>
    <w:p w14:paraId="44DDDBA2" w14:textId="77777777" w:rsidR="00D4010A" w:rsidRDefault="00D4010A" w:rsidP="00034CC1">
      <w:pPr>
        <w:pStyle w:val="a0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Применение этой системы позволит:</w:t>
      </w:r>
    </w:p>
    <w:p w14:paraId="30CA0A31" w14:textId="69E4B5C8" w:rsidR="003828A6" w:rsidRDefault="00CE4241" w:rsidP="00CE4241">
      <w:pPr>
        <w:pStyle w:val="a0"/>
        <w:numPr>
          <w:ilvl w:val="0"/>
          <w:numId w:val="23"/>
        </w:numPr>
        <w:ind w:hanging="294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</w:t>
      </w:r>
      <w:r w:rsidR="001A56E3" w:rsidRPr="001A56E3">
        <w:rPr>
          <w:b w:val="0"/>
          <w:sz w:val="28"/>
          <w:szCs w:val="28"/>
        </w:rPr>
        <w:t>идеть оборот продукции и денежных средств</w:t>
      </w:r>
      <w:r>
        <w:rPr>
          <w:b w:val="0"/>
          <w:sz w:val="28"/>
          <w:szCs w:val="28"/>
        </w:rPr>
        <w:t>;</w:t>
      </w:r>
    </w:p>
    <w:p w14:paraId="0B2187A9" w14:textId="5267EB4A" w:rsidR="003828A6" w:rsidRPr="003828A6" w:rsidRDefault="00CE4241" w:rsidP="00CE4241">
      <w:pPr>
        <w:pStyle w:val="a5"/>
        <w:numPr>
          <w:ilvl w:val="0"/>
          <w:numId w:val="23"/>
        </w:numPr>
        <w:spacing w:after="0" w:line="360" w:lineRule="auto"/>
        <w:ind w:hanging="294"/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3828A6">
        <w:rPr>
          <w:rFonts w:ascii="Times New Roman" w:hAnsi="Times New Roman" w:cs="Times New Roman"/>
          <w:sz w:val="28"/>
          <w:szCs w:val="28"/>
          <w:lang w:eastAsia="ru-RU"/>
        </w:rPr>
        <w:t>онтроль работы с клиентами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AF6EF53" w14:textId="797D449A" w:rsidR="003828A6" w:rsidRPr="003828A6" w:rsidRDefault="00CE4241" w:rsidP="00CE4241">
      <w:pPr>
        <w:pStyle w:val="a5"/>
        <w:numPr>
          <w:ilvl w:val="0"/>
          <w:numId w:val="23"/>
        </w:numPr>
        <w:spacing w:after="0" w:line="360" w:lineRule="auto"/>
        <w:ind w:hanging="294"/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3828A6">
        <w:rPr>
          <w:rFonts w:ascii="Times New Roman" w:hAnsi="Times New Roman" w:cs="Times New Roman"/>
          <w:sz w:val="28"/>
          <w:szCs w:val="28"/>
          <w:lang w:eastAsia="ru-RU"/>
        </w:rPr>
        <w:t>ни</w:t>
      </w:r>
      <w:r>
        <w:rPr>
          <w:rFonts w:ascii="Times New Roman" w:hAnsi="Times New Roman" w:cs="Times New Roman"/>
          <w:sz w:val="28"/>
          <w:szCs w:val="28"/>
          <w:lang w:eastAsia="ru-RU"/>
        </w:rPr>
        <w:t>зить затраты времени сотрудника;</w:t>
      </w:r>
    </w:p>
    <w:p w14:paraId="6B269147" w14:textId="6EE5372D" w:rsidR="001A56E3" w:rsidRDefault="00CE4241" w:rsidP="00CE4241">
      <w:pPr>
        <w:pStyle w:val="a0"/>
        <w:numPr>
          <w:ilvl w:val="0"/>
          <w:numId w:val="23"/>
        </w:numPr>
        <w:ind w:hanging="294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у</w:t>
      </w:r>
      <w:r w:rsidR="00D4010A">
        <w:rPr>
          <w:b w:val="0"/>
          <w:sz w:val="28"/>
          <w:szCs w:val="28"/>
        </w:rPr>
        <w:t>величить</w:t>
      </w:r>
      <w:r>
        <w:rPr>
          <w:b w:val="0"/>
          <w:sz w:val="28"/>
          <w:szCs w:val="28"/>
        </w:rPr>
        <w:t xml:space="preserve"> производительность сотрудников</w:t>
      </w:r>
      <w:r>
        <w:rPr>
          <w:b w:val="0"/>
          <w:sz w:val="28"/>
          <w:szCs w:val="28"/>
          <w:lang w:val="en-US"/>
        </w:rPr>
        <w:t>;</w:t>
      </w:r>
    </w:p>
    <w:p w14:paraId="35524DCF" w14:textId="71918DE3" w:rsidR="001B080B" w:rsidRDefault="00CE4241" w:rsidP="00CE4241">
      <w:pPr>
        <w:pStyle w:val="a5"/>
        <w:numPr>
          <w:ilvl w:val="0"/>
          <w:numId w:val="23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1A56E3">
        <w:rPr>
          <w:rFonts w:ascii="Times New Roman" w:hAnsi="Times New Roman" w:cs="Times New Roman"/>
          <w:sz w:val="28"/>
          <w:szCs w:val="28"/>
          <w:lang w:eastAsia="ru-RU"/>
        </w:rPr>
        <w:t>овысить привлекательность компании для ее клиентов.</w:t>
      </w:r>
      <w:bookmarkStart w:id="173" w:name="_Toc481101137"/>
    </w:p>
    <w:p w14:paraId="293DF833" w14:textId="78C6DF74" w:rsidR="00ED2CBC" w:rsidRPr="001B080B" w:rsidRDefault="001B080B" w:rsidP="001B080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6B5284E" w14:textId="0EBBFD44" w:rsidR="00A315B5" w:rsidRDefault="00A315B5" w:rsidP="006C249B">
      <w:pPr>
        <w:pStyle w:val="10"/>
        <w:numPr>
          <w:ilvl w:val="0"/>
          <w:numId w:val="0"/>
        </w:numPr>
        <w:rPr>
          <w:i/>
        </w:rPr>
      </w:pPr>
      <w:r w:rsidRPr="00E96EE7">
        <w:lastRenderedPageBreak/>
        <w:t>СПИСОК</w:t>
      </w:r>
      <w:r w:rsidRPr="00A315B5">
        <w:rPr>
          <w:lang w:val="en-US"/>
        </w:rPr>
        <w:t xml:space="preserve"> </w:t>
      </w:r>
      <w:bookmarkEnd w:id="173"/>
      <w:r w:rsidR="00D54067">
        <w:t>ИСПОЛЬЗУЕМЫХ ИСТОЧНИКОВ</w:t>
      </w:r>
    </w:p>
    <w:p w14:paraId="22C21FE3" w14:textId="77777777" w:rsidR="00ED2CBC" w:rsidRPr="00ED2CBC" w:rsidRDefault="00ED2CBC" w:rsidP="00ED2CBC">
      <w:pPr>
        <w:spacing w:after="0" w:line="360" w:lineRule="auto"/>
        <w:rPr>
          <w:lang w:eastAsia="ru-RU"/>
        </w:rPr>
      </w:pPr>
    </w:p>
    <w:p w14:paraId="06B7E0C2" w14:textId="51E7BA36" w:rsidR="00414CA1" w:rsidRPr="00D7113C" w:rsidRDefault="00D7113C" w:rsidP="00DC7F43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34.003</w:t>
      </w:r>
      <w:r w:rsidR="00414CA1">
        <w:rPr>
          <w:rFonts w:ascii="Times New Roman" w:hAnsi="Times New Roman"/>
          <w:sz w:val="28"/>
          <w:szCs w:val="28"/>
          <w:lang w:val="en-US"/>
        </w:rPr>
        <w:t>-90 АВТОМАТИЗИРОВАННЫЕ СИСТЕМЫ.</w:t>
      </w:r>
    </w:p>
    <w:p w14:paraId="3BFAA80C" w14:textId="45620675" w:rsidR="00D7113C" w:rsidRDefault="00D7113C" w:rsidP="00D7113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ГОСТ Р МЭК 60950 – 2002 </w:t>
      </w:r>
      <w:r w:rsidRPr="00D7113C">
        <w:rPr>
          <w:rFonts w:ascii="Times New Roman" w:hAnsi="Times New Roman"/>
          <w:sz w:val="28"/>
          <w:szCs w:val="28"/>
        </w:rPr>
        <w:t>«Безопасность оборудов</w:t>
      </w:r>
      <w:r>
        <w:rPr>
          <w:rFonts w:ascii="Times New Roman" w:hAnsi="Times New Roman"/>
          <w:sz w:val="28"/>
          <w:szCs w:val="28"/>
        </w:rPr>
        <w:t>ания информационных технологий».</w:t>
      </w:r>
    </w:p>
    <w:p w14:paraId="26E65C48" w14:textId="79AD0D17" w:rsidR="00292190" w:rsidRPr="00292190" w:rsidRDefault="00D7113C" w:rsidP="00292190">
      <w:pPr>
        <w:pStyle w:val="a5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D7113C">
        <w:rPr>
          <w:rFonts w:ascii="Times New Roman" w:hAnsi="Times New Roman"/>
          <w:sz w:val="28"/>
          <w:szCs w:val="28"/>
        </w:rPr>
        <w:t>ГОСТ Р 51318.22 – 99 «Совместимость технических средств электромагнитная. Радиопомехи индустриальные от оборудования информационных технол</w:t>
      </w:r>
      <w:r>
        <w:rPr>
          <w:rFonts w:ascii="Times New Roman" w:hAnsi="Times New Roman"/>
          <w:sz w:val="28"/>
          <w:szCs w:val="28"/>
        </w:rPr>
        <w:t>огий. Нормы и методы испытаний».</w:t>
      </w:r>
    </w:p>
    <w:p w14:paraId="42F41D4F" w14:textId="6EBA0805" w:rsidR="00D7113C" w:rsidRPr="00292190" w:rsidRDefault="00D7113C" w:rsidP="00292190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113C">
        <w:rPr>
          <w:rFonts w:ascii="Times New Roman" w:eastAsia="Calibri" w:hAnsi="Times New Roman" w:cs="Times New Roman"/>
          <w:sz w:val="28"/>
        </w:rPr>
        <w:t>СанПиН 2.2.2/2.4.1340-03 Гигиенические требования к персональным электронно-вычислительным машинам и организации работы</w:t>
      </w:r>
      <w:r>
        <w:rPr>
          <w:rFonts w:ascii="Times New Roman" w:eastAsia="Calibri" w:hAnsi="Times New Roman" w:cs="Times New Roman"/>
          <w:sz w:val="28"/>
        </w:rPr>
        <w:t>.</w:t>
      </w:r>
    </w:p>
    <w:p w14:paraId="7A4C0927" w14:textId="5D63237B" w:rsidR="00292190" w:rsidRPr="00292190" w:rsidRDefault="00292190" w:rsidP="00292190">
      <w:pPr>
        <w:pStyle w:val="a5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292190">
        <w:rPr>
          <w:rFonts w:ascii="Times New Roman" w:hAnsi="Times New Roman"/>
          <w:sz w:val="28"/>
          <w:szCs w:val="28"/>
        </w:rPr>
        <w:t>т.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92190">
        <w:rPr>
          <w:rFonts w:ascii="Times New Roman" w:hAnsi="Times New Roman"/>
          <w:sz w:val="28"/>
          <w:szCs w:val="28"/>
        </w:rPr>
        <w:t>26.1 Закона о защите прав потребителей.</w:t>
      </w:r>
    </w:p>
    <w:p w14:paraId="71D292E3" w14:textId="6B165AFD" w:rsidR="00292190" w:rsidRDefault="00292190" w:rsidP="00292190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292190">
        <w:rPr>
          <w:rFonts w:ascii="Times New Roman" w:hAnsi="Times New Roman"/>
          <w:sz w:val="28"/>
          <w:szCs w:val="28"/>
        </w:rPr>
        <w:t>т. 12 Закона «О защите прав потребителей»</w:t>
      </w:r>
    </w:p>
    <w:p w14:paraId="4F98818E" w14:textId="65A2DD12" w:rsidR="00292190" w:rsidRPr="00292190" w:rsidRDefault="00292190" w:rsidP="00292190">
      <w:pPr>
        <w:pStyle w:val="a5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292190">
        <w:rPr>
          <w:rFonts w:ascii="Times New Roman" w:hAnsi="Times New Roman" w:cs="Times New Roman"/>
          <w:bCs/>
          <w:sz w:val="28"/>
          <w:szCs w:val="28"/>
        </w:rPr>
        <w:t>т. 1 Федерального закона от 02.01.2000 г. N 29-ФЗ "О качестве и безопасности пищевых продуктов"</w:t>
      </w:r>
    </w:p>
    <w:p w14:paraId="0292AA36" w14:textId="25D38DED" w:rsidR="00292190" w:rsidRPr="00D7113C" w:rsidRDefault="00292190" w:rsidP="00292190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F5091">
        <w:rPr>
          <w:rFonts w:ascii="Times New Roman" w:hAnsi="Times New Roman" w:cs="Times New Roman"/>
          <w:bCs/>
          <w:sz w:val="28"/>
          <w:szCs w:val="28"/>
        </w:rPr>
        <w:t>СанПин 2.3.2.1290-03 "Гигиенические требования к организации производства и оборота биологически активных добавок к пище (БАД)".</w:t>
      </w:r>
    </w:p>
    <w:p w14:paraId="2209A934" w14:textId="77777777" w:rsidR="00DC7F43" w:rsidRPr="001C2388" w:rsidRDefault="00DC7F43" w:rsidP="00DC7F43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>Тарасов С. В. СУБД для программиста. Базы данных изнутри. – М.: СОЛОН-Пресс, 2015. – 320 с.</w:t>
      </w:r>
    </w:p>
    <w:p w14:paraId="2F607232" w14:textId="1FFC658A" w:rsidR="00DC7F43" w:rsidRPr="000E1356" w:rsidRDefault="00DC7F43" w:rsidP="00DC7F43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Федорова Г.Н. Основы проектирования баз данных: учебное пособие для студ. Учреждений сред. проф. Образования / Г.Н. Федорова. </w:t>
      </w:r>
      <w:r w:rsidRPr="001C2388">
        <w:rPr>
          <w:rFonts w:asciiTheme="majorBidi" w:hAnsiTheme="majorBidi" w:cstheme="majorBidi"/>
          <w:iCs/>
          <w:sz w:val="28"/>
          <w:szCs w:val="28"/>
        </w:rPr>
        <w:t>– М.: Издательский центр «Академия», 2014. – 224 с.</w:t>
      </w:r>
    </w:p>
    <w:p w14:paraId="30D02365" w14:textId="224A65D9" w:rsidR="000E1356" w:rsidRPr="001B051E" w:rsidRDefault="000E1356" w:rsidP="00DC7F43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/>
          <w:color w:val="auto"/>
          <w:sz w:val="28"/>
          <w:szCs w:val="28"/>
          <w:u w:val="none"/>
        </w:rPr>
      </w:pPr>
      <w:r>
        <w:rPr>
          <w:rFonts w:ascii="Times New Roman" w:hAnsi="Times New Roman"/>
          <w:sz w:val="28"/>
          <w:szCs w:val="28"/>
        </w:rPr>
        <w:t xml:space="preserve">Корпорация «Сибирское Здоровье». Электронный ресурс: </w:t>
      </w:r>
      <w:hyperlink r:id="rId29" w:history="1">
        <w:r w:rsidRPr="000E1356">
          <w:rPr>
            <w:rStyle w:val="ab"/>
            <w:rFonts w:ascii="Times New Roman" w:hAnsi="Times New Roman"/>
            <w:sz w:val="28"/>
            <w:szCs w:val="28"/>
          </w:rPr>
          <w:t>https://ru.siberianhealth.com/ru/</w:t>
        </w:r>
      </w:hyperlink>
    </w:p>
    <w:p w14:paraId="1303F473" w14:textId="77777777" w:rsidR="001B051E" w:rsidRPr="004758CA" w:rsidRDefault="001B051E" w:rsidP="001B051E">
      <w:pPr>
        <w:pStyle w:val="a5"/>
        <w:numPr>
          <w:ilvl w:val="0"/>
          <w:numId w:val="21"/>
        </w:numPr>
        <w:spacing w:line="360" w:lineRule="auto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4758CA">
        <w:rPr>
          <w:rFonts w:ascii="Times New Roman" w:hAnsi="Times New Roman" w:cs="Times New Roman"/>
          <w:sz w:val="28"/>
          <w:szCs w:val="28"/>
        </w:rPr>
        <w:t>Условия покупки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758CA">
        <w:rPr>
          <w:rFonts w:ascii="Times New Roman" w:hAnsi="Times New Roman" w:cs="Times New Roman"/>
          <w:sz w:val="28"/>
          <w:szCs w:val="28"/>
        </w:rPr>
        <w:t xml:space="preserve"> Электронный ресурс: </w:t>
      </w:r>
      <w:hyperlink r:id="rId30" w:history="1">
        <w:r w:rsidRPr="004758CA">
          <w:rPr>
            <w:rStyle w:val="ab"/>
            <w:rFonts w:ascii="Times New Roman" w:hAnsi="Times New Roman" w:cs="Times New Roman"/>
            <w:sz w:val="28"/>
            <w:szCs w:val="28"/>
          </w:rPr>
          <w:t>https://ru.siberianhealth.com/ru/shop/page/purchase-terms/</w:t>
        </w:r>
      </w:hyperlink>
      <w:r w:rsidRPr="004758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C5AADC" w14:textId="77777777" w:rsidR="001B051E" w:rsidRPr="004758CA" w:rsidRDefault="001B051E" w:rsidP="001B051E">
      <w:pPr>
        <w:pStyle w:val="a5"/>
        <w:numPr>
          <w:ilvl w:val="0"/>
          <w:numId w:val="21"/>
        </w:numPr>
        <w:spacing w:line="360" w:lineRule="auto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4758CA">
        <w:rPr>
          <w:rFonts w:ascii="Times New Roman" w:hAnsi="Times New Roman" w:cs="Times New Roman"/>
          <w:sz w:val="28"/>
          <w:szCs w:val="28"/>
        </w:rPr>
        <w:t>Пользовательское соглашение</w:t>
      </w:r>
      <w:r>
        <w:rPr>
          <w:rFonts w:ascii="Times New Roman" w:hAnsi="Times New Roman" w:cs="Times New Roman"/>
          <w:sz w:val="28"/>
          <w:szCs w:val="28"/>
        </w:rPr>
        <w:t>. Электронный ресурс:</w:t>
      </w:r>
      <w:r w:rsidRPr="004758CA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4758CA">
          <w:rPr>
            <w:rStyle w:val="ab"/>
            <w:rFonts w:ascii="Times New Roman" w:hAnsi="Times New Roman" w:cs="Times New Roman"/>
            <w:sz w:val="28"/>
            <w:szCs w:val="28"/>
          </w:rPr>
          <w:t>https://ru.siberianhealth.com/ru/shop/page/user-agreement/</w:t>
        </w:r>
      </w:hyperlink>
    </w:p>
    <w:p w14:paraId="1B3201D0" w14:textId="18310599" w:rsidR="001B051E" w:rsidRPr="001B051E" w:rsidRDefault="001B051E" w:rsidP="001B051E">
      <w:pPr>
        <w:pStyle w:val="a5"/>
        <w:numPr>
          <w:ilvl w:val="0"/>
          <w:numId w:val="21"/>
        </w:numPr>
        <w:spacing w:line="360" w:lineRule="auto"/>
        <w:ind w:left="426" w:firstLine="283"/>
        <w:rPr>
          <w:rFonts w:ascii="Times New Roman" w:hAnsi="Times New Roman" w:cs="Times New Roman"/>
          <w:sz w:val="28"/>
          <w:szCs w:val="28"/>
        </w:rPr>
      </w:pPr>
      <w:r w:rsidRPr="004758CA">
        <w:rPr>
          <w:rFonts w:ascii="Times New Roman" w:hAnsi="Times New Roman" w:cs="Times New Roman"/>
          <w:sz w:val="28"/>
          <w:szCs w:val="28"/>
        </w:rPr>
        <w:t>О конфиденциальности</w:t>
      </w:r>
      <w:r>
        <w:rPr>
          <w:rFonts w:ascii="Times New Roman" w:hAnsi="Times New Roman" w:cs="Times New Roman"/>
          <w:sz w:val="28"/>
          <w:szCs w:val="28"/>
        </w:rPr>
        <w:t xml:space="preserve">. Электронный ресурс: </w:t>
      </w:r>
      <w:hyperlink r:id="rId32" w:history="1">
        <w:r w:rsidRPr="00D03B54">
          <w:rPr>
            <w:rStyle w:val="ab"/>
            <w:rFonts w:ascii="Times New Roman" w:hAnsi="Times New Roman" w:cs="Times New Roman"/>
            <w:sz w:val="28"/>
            <w:szCs w:val="28"/>
          </w:rPr>
          <w:t>https://ru.siberianhealth.com/ru/shop/page/about-privacy/</w:t>
        </w:r>
      </w:hyperlink>
    </w:p>
    <w:p w14:paraId="7ED81D56" w14:textId="764217E5" w:rsidR="00A315B5" w:rsidRPr="00F12C63" w:rsidRDefault="00A315B5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  <w:lang w:val="en-US"/>
        </w:rPr>
        <w:lastRenderedPageBreak/>
        <w:t>ERwin</w:t>
      </w:r>
      <w:r w:rsidRPr="003F5091">
        <w:rPr>
          <w:rFonts w:ascii="Times New Roman" w:hAnsi="Times New Roman"/>
          <w:sz w:val="28"/>
          <w:szCs w:val="28"/>
        </w:rPr>
        <w:t xml:space="preserve"> </w:t>
      </w:r>
      <w:r w:rsidRPr="001C2388">
        <w:rPr>
          <w:rFonts w:ascii="Times New Roman" w:hAnsi="Times New Roman"/>
          <w:sz w:val="28"/>
          <w:szCs w:val="28"/>
          <w:lang w:val="en-US"/>
        </w:rPr>
        <w:t>Data</w:t>
      </w:r>
      <w:r w:rsidRPr="003F5091">
        <w:rPr>
          <w:rFonts w:ascii="Times New Roman" w:hAnsi="Times New Roman"/>
          <w:sz w:val="28"/>
          <w:szCs w:val="28"/>
        </w:rPr>
        <w:t xml:space="preserve"> </w:t>
      </w:r>
      <w:r w:rsidRPr="001C2388">
        <w:rPr>
          <w:rFonts w:ascii="Times New Roman" w:hAnsi="Times New Roman"/>
          <w:sz w:val="28"/>
          <w:szCs w:val="28"/>
          <w:lang w:val="en-US"/>
        </w:rPr>
        <w:t>Modeler</w:t>
      </w:r>
      <w:r w:rsidRPr="003F5091">
        <w:rPr>
          <w:rFonts w:ascii="Times New Roman" w:hAnsi="Times New Roman"/>
          <w:sz w:val="28"/>
          <w:szCs w:val="28"/>
        </w:rPr>
        <w:t xml:space="preserve">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F12C63">
        <w:rPr>
          <w:rFonts w:ascii="Times New Roman" w:hAnsi="Times New Roman"/>
          <w:sz w:val="28"/>
          <w:szCs w:val="28"/>
        </w:rPr>
        <w:t xml:space="preserve">: </w:t>
      </w:r>
      <w:r w:rsidR="000E776C">
        <w:fldChar w:fldCharType="begin"/>
      </w:r>
      <w:r w:rsidR="000E776C" w:rsidRPr="00F12C63">
        <w:instrText xml:space="preserve"> </w:instrText>
      </w:r>
      <w:r w:rsidR="000E776C" w:rsidRPr="000E776C">
        <w:rPr>
          <w:lang w:val="en-US"/>
          <w:rPrChange w:id="174" w:author="Dima" w:date="2017-05-10T18:29:00Z">
            <w:rPr/>
          </w:rPrChange>
        </w:rPr>
        <w:instrText>HYPERLINK</w:instrText>
      </w:r>
      <w:r w:rsidR="000E776C" w:rsidRPr="00F12C63">
        <w:instrText xml:space="preserve"> "</w:instrText>
      </w:r>
      <w:r w:rsidR="000E776C" w:rsidRPr="000E776C">
        <w:rPr>
          <w:lang w:val="en-US"/>
          <w:rPrChange w:id="175" w:author="Dima" w:date="2017-05-10T18:29:00Z">
            <w:rPr/>
          </w:rPrChange>
        </w:rPr>
        <w:instrText>https</w:instrText>
      </w:r>
      <w:r w:rsidR="000E776C" w:rsidRPr="00F12C63">
        <w:instrText>://</w:instrText>
      </w:r>
      <w:r w:rsidR="000E776C" w:rsidRPr="000E776C">
        <w:rPr>
          <w:lang w:val="en-US"/>
          <w:rPrChange w:id="176" w:author="Dima" w:date="2017-05-10T18:29:00Z">
            <w:rPr/>
          </w:rPrChange>
        </w:rPr>
        <w:instrText>ru</w:instrText>
      </w:r>
      <w:r w:rsidR="000E776C" w:rsidRPr="00F12C63">
        <w:instrText>.</w:instrText>
      </w:r>
      <w:r w:rsidR="000E776C" w:rsidRPr="000E776C">
        <w:rPr>
          <w:lang w:val="en-US"/>
          <w:rPrChange w:id="177" w:author="Dima" w:date="2017-05-10T18:29:00Z">
            <w:rPr/>
          </w:rPrChange>
        </w:rPr>
        <w:instrText>wikipedia</w:instrText>
      </w:r>
      <w:r w:rsidR="000E776C" w:rsidRPr="00F12C63">
        <w:instrText>.</w:instrText>
      </w:r>
      <w:r w:rsidR="000E776C" w:rsidRPr="000E776C">
        <w:rPr>
          <w:lang w:val="en-US"/>
          <w:rPrChange w:id="178" w:author="Dima" w:date="2017-05-10T18:29:00Z">
            <w:rPr/>
          </w:rPrChange>
        </w:rPr>
        <w:instrText>org</w:instrText>
      </w:r>
      <w:r w:rsidR="000E776C" w:rsidRPr="00F12C63">
        <w:instrText>/</w:instrText>
      </w:r>
      <w:r w:rsidR="000E776C" w:rsidRPr="000E776C">
        <w:rPr>
          <w:lang w:val="en-US"/>
          <w:rPrChange w:id="179" w:author="Dima" w:date="2017-05-10T18:29:00Z">
            <w:rPr/>
          </w:rPrChange>
        </w:rPr>
        <w:instrText>wiki</w:instrText>
      </w:r>
      <w:r w:rsidR="000E776C" w:rsidRPr="00F12C63">
        <w:instrText>/</w:instrText>
      </w:r>
      <w:r w:rsidR="000E776C" w:rsidRPr="000E776C">
        <w:rPr>
          <w:lang w:val="en-US"/>
          <w:rPrChange w:id="180" w:author="Dima" w:date="2017-05-10T18:29:00Z">
            <w:rPr/>
          </w:rPrChange>
        </w:rPr>
        <w:instrText>ERwin</w:instrText>
      </w:r>
      <w:r w:rsidR="000E776C" w:rsidRPr="00F12C63">
        <w:instrText>_</w:instrText>
      </w:r>
      <w:r w:rsidR="000E776C" w:rsidRPr="000E776C">
        <w:rPr>
          <w:lang w:val="en-US"/>
          <w:rPrChange w:id="181" w:author="Dima" w:date="2017-05-10T18:29:00Z">
            <w:rPr/>
          </w:rPrChange>
        </w:rPr>
        <w:instrText>Data</w:instrText>
      </w:r>
      <w:r w:rsidR="000E776C" w:rsidRPr="00F12C63">
        <w:instrText>_</w:instrText>
      </w:r>
      <w:r w:rsidR="000E776C" w:rsidRPr="000E776C">
        <w:rPr>
          <w:lang w:val="en-US"/>
          <w:rPrChange w:id="182" w:author="Dima" w:date="2017-05-10T18:29:00Z">
            <w:rPr/>
          </w:rPrChange>
        </w:rPr>
        <w:instrText>Modeler</w:instrText>
      </w:r>
      <w:r w:rsidR="000E776C" w:rsidRPr="00F12C63">
        <w:instrText xml:space="preserve">" </w:instrText>
      </w:r>
      <w:r w:rsidR="000E776C">
        <w:fldChar w:fldCharType="separate"/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https</w:t>
      </w:r>
      <w:r w:rsidRPr="00F12C63">
        <w:rPr>
          <w:rStyle w:val="ab"/>
          <w:rFonts w:ascii="Times New Roman" w:hAnsi="Times New Roman"/>
          <w:sz w:val="28"/>
          <w:szCs w:val="28"/>
        </w:rPr>
        <w:t>://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ru</w:t>
      </w:r>
      <w:r w:rsidRPr="00F12C63">
        <w:rPr>
          <w:rStyle w:val="ab"/>
          <w:rFonts w:ascii="Times New Roman" w:hAnsi="Times New Roman"/>
          <w:sz w:val="28"/>
          <w:szCs w:val="28"/>
        </w:rPr>
        <w:t>.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wikipedia</w:t>
      </w:r>
      <w:r w:rsidRPr="00F12C63">
        <w:rPr>
          <w:rStyle w:val="ab"/>
          <w:rFonts w:ascii="Times New Roman" w:hAnsi="Times New Roman"/>
          <w:sz w:val="28"/>
          <w:szCs w:val="28"/>
        </w:rPr>
        <w:t>.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org</w:t>
      </w:r>
      <w:r w:rsidRPr="00F12C63">
        <w:rPr>
          <w:rStyle w:val="ab"/>
          <w:rFonts w:ascii="Times New Roman" w:hAnsi="Times New Roman"/>
          <w:sz w:val="28"/>
          <w:szCs w:val="28"/>
        </w:rPr>
        <w:t>/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wiki</w:t>
      </w:r>
      <w:r w:rsidRPr="00F12C63">
        <w:rPr>
          <w:rStyle w:val="ab"/>
          <w:rFonts w:ascii="Times New Roman" w:hAnsi="Times New Roman"/>
          <w:sz w:val="28"/>
          <w:szCs w:val="28"/>
        </w:rPr>
        <w:t>/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ERwin</w:t>
      </w:r>
      <w:r w:rsidRPr="00F12C63">
        <w:rPr>
          <w:rStyle w:val="ab"/>
          <w:rFonts w:ascii="Times New Roman" w:hAnsi="Times New Roman"/>
          <w:sz w:val="28"/>
          <w:szCs w:val="28"/>
        </w:rPr>
        <w:t>_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Data</w:t>
      </w:r>
      <w:r w:rsidRPr="00F12C63">
        <w:rPr>
          <w:rStyle w:val="ab"/>
          <w:rFonts w:ascii="Times New Roman" w:hAnsi="Times New Roman"/>
          <w:sz w:val="28"/>
          <w:szCs w:val="28"/>
        </w:rPr>
        <w:t>_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Modeler</w:t>
      </w:r>
      <w:r w:rsidR="000E776C">
        <w:rPr>
          <w:rStyle w:val="ab"/>
          <w:rFonts w:ascii="Times New Roman" w:hAnsi="Times New Roman"/>
          <w:sz w:val="28"/>
          <w:szCs w:val="28"/>
          <w:lang w:val="en-US"/>
        </w:rPr>
        <w:fldChar w:fldCharType="end"/>
      </w:r>
    </w:p>
    <w:p w14:paraId="43EA66C0" w14:textId="5AFF7088" w:rsidR="00A315B5" w:rsidRPr="001C2388" w:rsidRDefault="00A315B5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Введение в базы данных.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C2388">
        <w:rPr>
          <w:rFonts w:ascii="Times New Roman" w:hAnsi="Times New Roman"/>
          <w:sz w:val="28"/>
          <w:szCs w:val="28"/>
        </w:rPr>
        <w:t xml:space="preserve">: </w:t>
      </w:r>
      <w:hyperlink r:id="rId33" w:history="1"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intuit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studies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courses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/1024/246/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lecture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/6310?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page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=1</w:t>
        </w:r>
      </w:hyperlink>
    </w:p>
    <w:p w14:paraId="672515ED" w14:textId="7ECA6ECE" w:rsidR="00A315B5" w:rsidRPr="001C2388" w:rsidRDefault="00A315B5" w:rsidP="00ED2CBC">
      <w:pPr>
        <w:pStyle w:val="a5"/>
        <w:numPr>
          <w:ilvl w:val="0"/>
          <w:numId w:val="21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Логическая и физическая независимость данных.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C2388">
        <w:rPr>
          <w:rFonts w:ascii="Times New Roman" w:hAnsi="Times New Roman"/>
          <w:sz w:val="28"/>
          <w:szCs w:val="28"/>
        </w:rPr>
        <w:t xml:space="preserve">: </w:t>
      </w:r>
      <w:hyperlink r:id="rId34" w:history="1"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ifreestore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net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/409/16/</w:t>
        </w:r>
      </w:hyperlink>
    </w:p>
    <w:p w14:paraId="14C70D07" w14:textId="0BDD7963" w:rsidR="00A315B5" w:rsidRPr="001C2388" w:rsidRDefault="00A315B5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Определение индексов и первичного ключа.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C2388">
        <w:rPr>
          <w:rFonts w:ascii="Times New Roman" w:hAnsi="Times New Roman"/>
          <w:sz w:val="28"/>
          <w:szCs w:val="28"/>
        </w:rPr>
        <w:t xml:space="preserve">: </w:t>
      </w:r>
      <w:hyperlink r:id="rId35" w:history="1"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it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wikireading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/26024</w:t>
        </w:r>
      </w:hyperlink>
    </w:p>
    <w:p w14:paraId="334B768C" w14:textId="22DEBB8C" w:rsidR="00A315B5" w:rsidRPr="00170B91" w:rsidRDefault="00A315B5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Проектирование баз данных.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70B91">
        <w:rPr>
          <w:rFonts w:ascii="Times New Roman" w:hAnsi="Times New Roman"/>
          <w:sz w:val="28"/>
          <w:szCs w:val="28"/>
        </w:rPr>
        <w:t xml:space="preserve">: </w:t>
      </w:r>
      <w:hyperlink r:id="rId36" w:history="1"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wikipedia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wiki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/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Проектирование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_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баз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_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данных</w:t>
        </w:r>
      </w:hyperlink>
    </w:p>
    <w:p w14:paraId="710FAAC1" w14:textId="4DBA8B29" w:rsidR="00A315B5" w:rsidRPr="00170B91" w:rsidRDefault="00A315B5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Структура данных.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70B91">
        <w:rPr>
          <w:rFonts w:ascii="Times New Roman" w:hAnsi="Times New Roman"/>
          <w:sz w:val="28"/>
          <w:szCs w:val="28"/>
        </w:rPr>
        <w:t xml:space="preserve">: </w:t>
      </w:r>
      <w:hyperlink r:id="rId37" w:history="1"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wikipedia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.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/</w:t>
        </w:r>
        <w:r w:rsidRPr="001C2388">
          <w:rPr>
            <w:rStyle w:val="ab"/>
            <w:rFonts w:ascii="Times New Roman" w:hAnsi="Times New Roman"/>
            <w:sz w:val="28"/>
            <w:szCs w:val="28"/>
            <w:lang w:val="en-US"/>
          </w:rPr>
          <w:t>wiki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/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Структура</w:t>
        </w:r>
        <w:r w:rsidRPr="00170B91">
          <w:rPr>
            <w:rStyle w:val="ab"/>
            <w:rFonts w:ascii="Times New Roman" w:hAnsi="Times New Roman"/>
            <w:sz w:val="28"/>
            <w:szCs w:val="28"/>
          </w:rPr>
          <w:t>_</w:t>
        </w:r>
        <w:r w:rsidRPr="001C2388">
          <w:rPr>
            <w:rStyle w:val="ab"/>
            <w:rFonts w:ascii="Times New Roman" w:hAnsi="Times New Roman"/>
            <w:sz w:val="28"/>
            <w:szCs w:val="28"/>
          </w:rPr>
          <w:t>данных</w:t>
        </w:r>
      </w:hyperlink>
    </w:p>
    <w:p w14:paraId="1F075B9B" w14:textId="26FB9B61" w:rsidR="00A315B5" w:rsidRPr="00F12C63" w:rsidRDefault="00A315B5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2388">
        <w:rPr>
          <w:rFonts w:ascii="Times New Roman" w:hAnsi="Times New Roman"/>
          <w:sz w:val="28"/>
          <w:szCs w:val="28"/>
        </w:rPr>
        <w:t xml:space="preserve">Физическая и логическая модель данных. </w:t>
      </w:r>
      <w:r w:rsidR="00F12C63" w:rsidRPr="00F12C6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F12C63">
        <w:rPr>
          <w:rFonts w:ascii="Times New Roman" w:hAnsi="Times New Roman"/>
          <w:sz w:val="28"/>
          <w:szCs w:val="28"/>
        </w:rPr>
        <w:t xml:space="preserve">: </w:t>
      </w:r>
      <w:r w:rsidR="000E776C">
        <w:fldChar w:fldCharType="begin"/>
      </w:r>
      <w:r w:rsidR="000E776C" w:rsidRPr="00F12C63">
        <w:instrText xml:space="preserve"> </w:instrText>
      </w:r>
      <w:r w:rsidR="000E776C" w:rsidRPr="000E776C">
        <w:rPr>
          <w:lang w:val="en-US"/>
          <w:rPrChange w:id="183" w:author="Dima" w:date="2017-05-10T18:29:00Z">
            <w:rPr/>
          </w:rPrChange>
        </w:rPr>
        <w:instrText>HYPERLINK</w:instrText>
      </w:r>
      <w:r w:rsidR="000E776C" w:rsidRPr="00F12C63">
        <w:instrText xml:space="preserve"> "</w:instrText>
      </w:r>
      <w:r w:rsidR="000E776C" w:rsidRPr="000E776C">
        <w:rPr>
          <w:lang w:val="en-US"/>
          <w:rPrChange w:id="184" w:author="Dima" w:date="2017-05-10T18:29:00Z">
            <w:rPr/>
          </w:rPrChange>
        </w:rPr>
        <w:instrText>https</w:instrText>
      </w:r>
      <w:r w:rsidR="000E776C" w:rsidRPr="00F12C63">
        <w:instrText>://</w:instrText>
      </w:r>
      <w:r w:rsidR="000E776C" w:rsidRPr="000E776C">
        <w:rPr>
          <w:lang w:val="en-US"/>
          <w:rPrChange w:id="185" w:author="Dima" w:date="2017-05-10T18:29:00Z">
            <w:rPr/>
          </w:rPrChange>
        </w:rPr>
        <w:instrText>it</w:instrText>
      </w:r>
      <w:r w:rsidR="000E776C" w:rsidRPr="00F12C63">
        <w:instrText>.</w:instrText>
      </w:r>
      <w:r w:rsidR="000E776C" w:rsidRPr="000E776C">
        <w:rPr>
          <w:lang w:val="en-US"/>
          <w:rPrChange w:id="186" w:author="Dima" w:date="2017-05-10T18:29:00Z">
            <w:rPr/>
          </w:rPrChange>
        </w:rPr>
        <w:instrText>wikireading</w:instrText>
      </w:r>
      <w:r w:rsidR="000E776C" w:rsidRPr="00F12C63">
        <w:instrText>.</w:instrText>
      </w:r>
      <w:r w:rsidR="000E776C" w:rsidRPr="000E776C">
        <w:rPr>
          <w:lang w:val="en-US"/>
          <w:rPrChange w:id="187" w:author="Dima" w:date="2017-05-10T18:29:00Z">
            <w:rPr/>
          </w:rPrChange>
        </w:rPr>
        <w:instrText>ru</w:instrText>
      </w:r>
      <w:r w:rsidR="000E776C" w:rsidRPr="00F12C63">
        <w:instrText xml:space="preserve">/39337" </w:instrText>
      </w:r>
      <w:r w:rsidR="000E776C">
        <w:fldChar w:fldCharType="separate"/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https</w:t>
      </w:r>
      <w:r w:rsidRPr="00F12C63">
        <w:rPr>
          <w:rStyle w:val="ab"/>
          <w:rFonts w:ascii="Times New Roman" w:hAnsi="Times New Roman"/>
          <w:sz w:val="28"/>
          <w:szCs w:val="28"/>
        </w:rPr>
        <w:t>://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it</w:t>
      </w:r>
      <w:r w:rsidRPr="00F12C63">
        <w:rPr>
          <w:rStyle w:val="ab"/>
          <w:rFonts w:ascii="Times New Roman" w:hAnsi="Times New Roman"/>
          <w:sz w:val="28"/>
          <w:szCs w:val="28"/>
        </w:rPr>
        <w:t>.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wikireading</w:t>
      </w:r>
      <w:r w:rsidRPr="00F12C63">
        <w:rPr>
          <w:rStyle w:val="ab"/>
          <w:rFonts w:ascii="Times New Roman" w:hAnsi="Times New Roman"/>
          <w:sz w:val="28"/>
          <w:szCs w:val="28"/>
        </w:rPr>
        <w:t>.</w:t>
      </w:r>
      <w:r w:rsidRPr="001C2388">
        <w:rPr>
          <w:rStyle w:val="ab"/>
          <w:rFonts w:ascii="Times New Roman" w:hAnsi="Times New Roman"/>
          <w:sz w:val="28"/>
          <w:szCs w:val="28"/>
          <w:lang w:val="en-US"/>
        </w:rPr>
        <w:t>ru</w:t>
      </w:r>
      <w:r w:rsidRPr="00F12C63">
        <w:rPr>
          <w:rStyle w:val="ab"/>
          <w:rFonts w:ascii="Times New Roman" w:hAnsi="Times New Roman"/>
          <w:sz w:val="28"/>
          <w:szCs w:val="28"/>
        </w:rPr>
        <w:t>/39337</w:t>
      </w:r>
      <w:r w:rsidR="000E776C">
        <w:rPr>
          <w:rStyle w:val="ab"/>
          <w:rFonts w:ascii="Times New Roman" w:hAnsi="Times New Roman"/>
          <w:sz w:val="28"/>
          <w:szCs w:val="28"/>
          <w:lang w:val="en-US"/>
        </w:rPr>
        <w:fldChar w:fldCharType="end"/>
      </w:r>
    </w:p>
    <w:p w14:paraId="7852162F" w14:textId="4E608F88" w:rsidR="0016303F" w:rsidRPr="0016303F" w:rsidRDefault="0016303F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303F">
        <w:rPr>
          <w:rFonts w:ascii="Times New Roman" w:hAnsi="Times New Roman"/>
          <w:sz w:val="28"/>
          <w:szCs w:val="28"/>
        </w:rPr>
        <w:t>Автоматизированное рабочее место. [Электронный ресурс] Режим доступа:</w:t>
      </w:r>
      <w:hyperlink r:id="rId38" w:history="1">
        <w:r w:rsidRPr="00DC7F43">
          <w:rPr>
            <w:rStyle w:val="ab"/>
            <w:rFonts w:ascii="Times New Roman" w:hAnsi="Times New Roman"/>
            <w:sz w:val="28"/>
            <w:szCs w:val="28"/>
          </w:rPr>
          <w:t>http://studme.org/1097010721191/informatika/avtomatizirovannoe_rabochee_mesto</w:t>
        </w:r>
      </w:hyperlink>
    </w:p>
    <w:p w14:paraId="0029F0DB" w14:textId="08552555" w:rsidR="0016303F" w:rsidRPr="0016303F" w:rsidRDefault="0016303F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303F">
        <w:rPr>
          <w:rFonts w:ascii="Times New Roman" w:hAnsi="Times New Roman"/>
          <w:sz w:val="28"/>
          <w:szCs w:val="28"/>
        </w:rPr>
        <w:t xml:space="preserve">MSDN – сеть разработчиков Microsoft.  [Электронный ресурс] Режим доступа: </w:t>
      </w:r>
      <w:hyperlink r:id="rId39" w:history="1">
        <w:r w:rsidRPr="00DC7F43">
          <w:rPr>
            <w:rStyle w:val="ab"/>
            <w:rFonts w:ascii="Times New Roman" w:hAnsi="Times New Roman"/>
            <w:sz w:val="28"/>
            <w:szCs w:val="28"/>
          </w:rPr>
          <w:t>https://msdn.microsoft.com</w:t>
        </w:r>
      </w:hyperlink>
    </w:p>
    <w:p w14:paraId="6409A4B3" w14:textId="1D149D39" w:rsidR="0016303F" w:rsidRPr="0016303F" w:rsidRDefault="0016303F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303F">
        <w:rPr>
          <w:rFonts w:ascii="Times New Roman" w:hAnsi="Times New Roman"/>
          <w:sz w:val="28"/>
          <w:szCs w:val="28"/>
        </w:rPr>
        <w:t xml:space="preserve">Delphi (язык программирования) </w:t>
      </w:r>
      <w:r w:rsidR="00586D92">
        <w:rPr>
          <w:rFonts w:ascii="Times New Roman" w:hAnsi="Times New Roman"/>
          <w:sz w:val="28"/>
          <w:szCs w:val="28"/>
        </w:rPr>
        <w:t>–</w:t>
      </w:r>
      <w:r w:rsidRPr="0016303F">
        <w:rPr>
          <w:rFonts w:ascii="Times New Roman" w:hAnsi="Times New Roman"/>
          <w:sz w:val="28"/>
          <w:szCs w:val="28"/>
        </w:rPr>
        <w:t xml:space="preserve"> Википедия [Электронный ресурс] Режим доступа: </w:t>
      </w:r>
      <w:hyperlink r:id="rId40" w:history="1">
        <w:r w:rsidRPr="00DC7F43">
          <w:rPr>
            <w:rStyle w:val="ab"/>
            <w:rFonts w:ascii="Times New Roman" w:hAnsi="Times New Roman"/>
            <w:sz w:val="28"/>
            <w:szCs w:val="28"/>
          </w:rPr>
          <w:t>https://goo.gl/2uPr26</w:t>
        </w:r>
      </w:hyperlink>
    </w:p>
    <w:p w14:paraId="61004822" w14:textId="0578D2D5" w:rsidR="0016303F" w:rsidRPr="0016303F" w:rsidRDefault="0016303F" w:rsidP="00ED2CBC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303F">
        <w:rPr>
          <w:rFonts w:ascii="Times New Roman" w:hAnsi="Times New Roman"/>
          <w:sz w:val="28"/>
          <w:szCs w:val="28"/>
        </w:rPr>
        <w:t xml:space="preserve">Отличие Access от других СУБД / Microsoft Access / Sql.ru [Электронный ресурс] Режим доступа: </w:t>
      </w:r>
      <w:hyperlink r:id="rId41" w:history="1">
        <w:r w:rsidRPr="00DC7F43">
          <w:rPr>
            <w:rStyle w:val="ab"/>
            <w:rFonts w:ascii="Times New Roman" w:hAnsi="Times New Roman"/>
            <w:sz w:val="28"/>
            <w:szCs w:val="28"/>
          </w:rPr>
          <w:t>http://www.sql.ru/forum/852038/otlichie-access-ot-drugih-subd</w:t>
        </w:r>
      </w:hyperlink>
    </w:p>
    <w:p w14:paraId="339DBADF" w14:textId="531330F7" w:rsidR="00CF116A" w:rsidRPr="001B051E" w:rsidRDefault="0016303F" w:rsidP="001B051E">
      <w:pPr>
        <w:pStyle w:val="a5"/>
        <w:numPr>
          <w:ilvl w:val="0"/>
          <w:numId w:val="21"/>
        </w:numPr>
        <w:spacing w:after="0" w:line="360" w:lineRule="auto"/>
        <w:ind w:left="426" w:firstLine="283"/>
        <w:jc w:val="both"/>
        <w:rPr>
          <w:rFonts w:ascii="Times New Roman" w:hAnsi="Times New Roman"/>
          <w:sz w:val="28"/>
          <w:szCs w:val="28"/>
        </w:rPr>
      </w:pPr>
      <w:r w:rsidRPr="0016303F">
        <w:rPr>
          <w:rFonts w:ascii="Times New Roman" w:hAnsi="Times New Roman"/>
          <w:sz w:val="28"/>
          <w:szCs w:val="28"/>
        </w:rPr>
        <w:t xml:space="preserve">Access SQL. Основные понятия, лексика и синтаксис – Access. [Электронный ресурс] Режим доступа: </w:t>
      </w:r>
      <w:hyperlink r:id="rId42" w:history="1">
        <w:r w:rsidR="00CF116A" w:rsidRPr="005B0F5B">
          <w:rPr>
            <w:rStyle w:val="ab"/>
            <w:rFonts w:ascii="Times New Roman" w:hAnsi="Times New Roman"/>
            <w:sz w:val="28"/>
            <w:szCs w:val="28"/>
          </w:rPr>
          <w:t>https://goo.gl/uUikwc</w:t>
        </w:r>
      </w:hyperlink>
      <w:r w:rsidR="00CF116A" w:rsidRPr="001B051E">
        <w:rPr>
          <w:rFonts w:ascii="Times New Roman" w:hAnsi="Times New Roman"/>
          <w:sz w:val="28"/>
          <w:szCs w:val="28"/>
        </w:rPr>
        <w:br w:type="page"/>
      </w:r>
    </w:p>
    <w:p w14:paraId="66465E52" w14:textId="3D0F9488" w:rsidR="00960917" w:rsidRPr="003D55BB" w:rsidRDefault="00CF116A" w:rsidP="003D55BB">
      <w:pPr>
        <w:pStyle w:val="10"/>
        <w:numPr>
          <w:ilvl w:val="0"/>
          <w:numId w:val="0"/>
        </w:numPr>
      </w:pPr>
      <w:bookmarkStart w:id="188" w:name="_Toc405370052"/>
      <w:r w:rsidRPr="00CF116A">
        <w:lastRenderedPageBreak/>
        <w:t xml:space="preserve">ПРИЛОЖЕНИЕ </w:t>
      </w:r>
      <w:bookmarkEnd w:id="188"/>
      <w:r w:rsidR="002B3FD2">
        <w:rPr>
          <w:lang w:val="en-US"/>
        </w:rPr>
        <w:t>A</w:t>
      </w:r>
    </w:p>
    <w:p w14:paraId="356367BE" w14:textId="16AAB6CA" w:rsidR="000E150C" w:rsidRDefault="00960917" w:rsidP="003D55BB">
      <w:pPr>
        <w:pStyle w:val="af5"/>
      </w:pPr>
      <w:r>
        <w:t xml:space="preserve">Для </w:t>
      </w:r>
      <w:bookmarkEnd w:id="2"/>
      <w:r>
        <w:t>рисунков и таблиц</w:t>
      </w:r>
      <w:r w:rsidR="003D55BB">
        <w:t xml:space="preserve"> здесь</w:t>
      </w:r>
    </w:p>
    <w:p w14:paraId="7D2F6050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Dim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myconnection, myrecordset, name</w:t>
      </w:r>
    </w:p>
    <w:p w14:paraId="1D8ED9E5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Set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myconnection </w:t>
      </w:r>
      <w:r w:rsidRPr="00C17FE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server.createobject(</w:t>
      </w:r>
      <w:r w:rsidRPr="00C17FE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"ADODB.Connection"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C49F159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Set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myrecordset </w:t>
      </w:r>
      <w:r w:rsidRPr="00C17FE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server.createobject(</w:t>
      </w:r>
      <w:r w:rsidRPr="00C17FE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"ADODB.Recordset"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BBC9DEE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E036895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myconnection.open mydatasource</w:t>
      </w:r>
    </w:p>
    <w:p w14:paraId="43D01404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myrecordset.open </w:t>
      </w:r>
      <w:r w:rsidRPr="00C17FE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"Phonebook"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myconnection</w:t>
      </w:r>
    </w:p>
    <w:p w14:paraId="209CA8E8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508A2C0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myrecordset.find </w:t>
      </w:r>
      <w:r w:rsidRPr="00C17FE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"PhoneNumber = '555-5555'"</w:t>
      </w:r>
    </w:p>
    <w:p w14:paraId="27586AC1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name </w:t>
      </w:r>
      <w:r w:rsidRPr="00C17FE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myrecordset.fields.item(</w:t>
      </w:r>
      <w:r w:rsidRPr="00C17FE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"Name"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6044123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myrecordset.close</w:t>
      </w:r>
    </w:p>
    <w:p w14:paraId="6C439914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14:paraId="78548B66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set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myrecordset </w:t>
      </w:r>
      <w:r w:rsidRPr="00C17FE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nothing</w:t>
      </w:r>
    </w:p>
    <w:p w14:paraId="5E74C110" w14:textId="77777777" w:rsidR="00C17FEB" w:rsidRPr="00C17FEB" w:rsidRDefault="00C17FEB" w:rsidP="00C17FEB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set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myconnection </w:t>
      </w:r>
      <w:r w:rsidRPr="00C17FE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C17FE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C17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nothing</w:t>
      </w:r>
    </w:p>
    <w:p w14:paraId="2E331476" w14:textId="23A4524E" w:rsidR="00C17FEB" w:rsidRPr="007C048A" w:rsidRDefault="007C048A" w:rsidP="00C17FEB">
      <w:pPr>
        <w:pStyle w:val="af5"/>
        <w:ind w:firstLine="0"/>
        <w:jc w:val="center"/>
        <w:rPr>
          <w:lang w:val="en-US"/>
        </w:rPr>
      </w:pPr>
      <w:r>
        <w:t xml:space="preserve">Пример использования </w:t>
      </w:r>
      <w:r>
        <w:rPr>
          <w:lang w:val="en-US"/>
        </w:rPr>
        <w:t xml:space="preserve">ADO </w:t>
      </w:r>
      <w:r>
        <w:t xml:space="preserve">в </w:t>
      </w:r>
      <w:r>
        <w:rPr>
          <w:lang w:val="en-US"/>
        </w:rPr>
        <w:t>VB</w:t>
      </w:r>
    </w:p>
    <w:p w14:paraId="583984FB" w14:textId="2C5B92F0" w:rsidR="000E150C" w:rsidRPr="00C17FEB" w:rsidRDefault="000E150C">
      <w:pPr>
        <w:rPr>
          <w:b/>
          <w:lang w:val="en-US"/>
        </w:rPr>
      </w:pPr>
      <w:r w:rsidRPr="00C17FEB">
        <w:rPr>
          <w:b/>
          <w:lang w:val="en-US"/>
        </w:rPr>
        <w:br w:type="page"/>
      </w:r>
    </w:p>
    <w:p w14:paraId="5020D57B" w14:textId="77777777" w:rsidR="00C17FEB" w:rsidRPr="00C17FEB" w:rsidRDefault="00C17FEB">
      <w:pPr>
        <w:rPr>
          <w:rFonts w:ascii="Times New Roman" w:eastAsia="Arial Unicode MS" w:hAnsi="Times New Roman" w:cs="Times New Roman"/>
          <w:color w:val="000000"/>
          <w:sz w:val="32"/>
          <w:szCs w:val="32"/>
          <w:u w:color="000000"/>
          <w:bdr w:val="nil"/>
          <w:lang w:val="en-US" w:eastAsia="ru-RU"/>
        </w:rPr>
      </w:pPr>
    </w:p>
    <w:p w14:paraId="22D326AA" w14:textId="66C5D2D2" w:rsidR="000E150C" w:rsidRPr="000E150C" w:rsidRDefault="000E150C" w:rsidP="000E150C">
      <w:pPr>
        <w:pStyle w:val="10"/>
        <w:numPr>
          <w:ilvl w:val="0"/>
          <w:numId w:val="0"/>
        </w:numPr>
        <w:ind w:left="6379"/>
      </w:pPr>
      <w:r w:rsidRPr="000E150C">
        <w:rPr>
          <w:rFonts w:eastAsia="Calibri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31CC69D" wp14:editId="0AFE2466">
            <wp:simplePos x="0" y="0"/>
            <wp:positionH relativeFrom="column">
              <wp:posOffset>-241859</wp:posOffset>
            </wp:positionH>
            <wp:positionV relativeFrom="paragraph">
              <wp:posOffset>-219075</wp:posOffset>
            </wp:positionV>
            <wp:extent cx="628650" cy="4552950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116A">
        <w:t xml:space="preserve">ПРИЛОЖЕНИЕ </w:t>
      </w:r>
      <w:r>
        <w:t>Б</w:t>
      </w:r>
    </w:p>
    <w:p w14:paraId="2C16038C" w14:textId="5479A02A" w:rsidR="000E150C" w:rsidRPr="000E150C" w:rsidRDefault="000E150C" w:rsidP="000E150C">
      <w:pPr>
        <w:spacing w:after="0" w:line="360" w:lineRule="auto"/>
        <w:ind w:left="2127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УТВЕРЖДЕНО</w:t>
      </w:r>
    </w:p>
    <w:p w14:paraId="6392EADF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left="2127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А.В. 00001-01 33 01-1-ЛУ</w:t>
      </w:r>
    </w:p>
    <w:p w14:paraId="16496520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8B9369F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4713BDE" w14:textId="05EE3B72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ПРОГРАММА «</w:t>
      </w:r>
      <w:r w:rsidR="00EE5A12">
        <w:rPr>
          <w:rFonts w:ascii="Times New Roman" w:eastAsia="Calibri" w:hAnsi="Times New Roman" w:cs="Times New Roman"/>
          <w:sz w:val="28"/>
        </w:rPr>
        <w:t xml:space="preserve">АРМ </w:t>
      </w:r>
      <w:r w:rsidR="00EE5A12">
        <w:rPr>
          <w:rFonts w:ascii="Times New Roman" w:eastAsia="Calibri" w:hAnsi="Times New Roman" w:cs="Times New Roman"/>
          <w:sz w:val="28"/>
          <w:lang w:val="en-US"/>
        </w:rPr>
        <w:t>Alpha</w:t>
      </w:r>
      <w:r w:rsidRPr="000E150C">
        <w:rPr>
          <w:rFonts w:ascii="Times New Roman" w:eastAsia="Calibri" w:hAnsi="Times New Roman" w:cs="Times New Roman"/>
          <w:sz w:val="28"/>
        </w:rPr>
        <w:t>»</w:t>
      </w:r>
    </w:p>
    <w:p w14:paraId="57127FC6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Руководство программиста</w:t>
      </w:r>
    </w:p>
    <w:p w14:paraId="7BBCBDBF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2C83B08" w14:textId="6E484D2E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А.В. 00001-01 33 01-1</w:t>
      </w:r>
    </w:p>
    <w:p w14:paraId="268D5216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8 Лист</w:t>
      </w:r>
      <w:r w:rsidRPr="000E150C">
        <w:rPr>
          <w:rFonts w:ascii="Times New Roman" w:eastAsia="Calibri" w:hAnsi="Times New Roman" w:cs="Times New Roman"/>
          <w:noProof/>
          <w:sz w:val="28"/>
          <w:lang w:eastAsia="ru-RU"/>
        </w:rPr>
        <w:t>ов</w:t>
      </w:r>
    </w:p>
    <w:p w14:paraId="1692E7F7" w14:textId="77777777" w:rsidR="000E150C" w:rsidRPr="000E150C" w:rsidRDefault="000E150C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CD9BDA2" w14:textId="77777777" w:rsidR="000E150C" w:rsidRPr="000E150C" w:rsidRDefault="000E150C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br/>
      </w:r>
      <w:r w:rsidRPr="000E150C">
        <w:rPr>
          <w:rFonts w:ascii="Times New Roman" w:eastAsia="Calibri" w:hAnsi="Times New Roman" w:cs="Times New Roman"/>
          <w:sz w:val="28"/>
        </w:rPr>
        <w:br/>
      </w:r>
    </w:p>
    <w:p w14:paraId="684CAD97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0AC6D78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1F078D9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158F806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D2FB3D5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A12A7F4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8C2109C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80409C3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DF7568E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4DD4737" w14:textId="5C8E9BB1" w:rsidR="000E150C" w:rsidRPr="000E150C" w:rsidRDefault="000E150C" w:rsidP="00EE5A1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801FD7F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F66B5EC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25DEED5" w14:textId="77777777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A041E3" w14:textId="4FFB5E2B" w:rsidR="000E150C" w:rsidRPr="000E150C" w:rsidRDefault="001839DD" w:rsidP="00CE42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2017</w:t>
      </w:r>
    </w:p>
    <w:p w14:paraId="270C7982" w14:textId="77777777" w:rsidR="000E150C" w:rsidRPr="000E150C" w:rsidRDefault="000E150C" w:rsidP="00651052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E150C">
        <w:rPr>
          <w:rFonts w:ascii="Times New Roman" w:eastAsia="Calibri" w:hAnsi="Times New Roman" w:cs="Times New Roman"/>
          <w:b/>
          <w:sz w:val="32"/>
          <w:szCs w:val="32"/>
        </w:rPr>
        <w:t>Содержание</w:t>
      </w:r>
    </w:p>
    <w:p w14:paraId="249E341D" w14:textId="77777777" w:rsidR="000E150C" w:rsidRPr="000E150C" w:rsidRDefault="000E150C" w:rsidP="000E150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644205BD" w14:textId="77777777" w:rsidR="000E150C" w:rsidRPr="000E150C" w:rsidRDefault="000E150C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lang w:eastAsia="ru-RU"/>
        </w:rPr>
      </w:pPr>
      <w:r w:rsidRPr="000E150C">
        <w:rPr>
          <w:rFonts w:ascii="Times New Roman" w:eastAsia="Calibri" w:hAnsi="Times New Roman" w:cs="Times New Roman"/>
          <w:sz w:val="28"/>
        </w:rPr>
        <w:fldChar w:fldCharType="begin"/>
      </w:r>
      <w:r w:rsidRPr="000E150C">
        <w:rPr>
          <w:rFonts w:ascii="Times New Roman" w:eastAsia="Calibri" w:hAnsi="Times New Roman" w:cs="Times New Roman"/>
          <w:sz w:val="28"/>
        </w:rPr>
        <w:instrText xml:space="preserve"> TOC \o "1-1" \h \z \u </w:instrText>
      </w:r>
      <w:r w:rsidRPr="000E150C">
        <w:rPr>
          <w:rFonts w:ascii="Times New Roman" w:eastAsia="Calibri" w:hAnsi="Times New Roman" w:cs="Times New Roman"/>
          <w:sz w:val="28"/>
        </w:rPr>
        <w:fldChar w:fldCharType="separate"/>
      </w:r>
      <w:hyperlink w:anchor="_Toc454468152" w:history="1">
        <w:r w:rsidRPr="00EE5A12">
          <w:rPr>
            <w:rFonts w:ascii="Times New Roman" w:eastAsia="Calibri" w:hAnsi="Times New Roman" w:cs="Times New Roman"/>
            <w:noProof/>
            <w:sz w:val="28"/>
            <w:u w:val="single"/>
            <w:lang w:val="en-US"/>
          </w:rPr>
          <w:t>1.</w:t>
        </w:r>
        <w:r w:rsidRPr="000E150C">
          <w:rPr>
            <w:rFonts w:ascii="Calibri" w:eastAsia="Times New Roman" w:hAnsi="Calibri" w:cs="Times New Roman"/>
            <w:noProof/>
            <w:lang w:eastAsia="ru-RU"/>
          </w:rPr>
          <w:tab/>
        </w:r>
        <w:r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Назначение и условия применения программы</w:t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  <w:tab/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begin"/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  <w:instrText xml:space="preserve"> PAGEREF _Toc454468152 \h </w:instrText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separate"/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  <w:t>3</w:t>
        </w:r>
        <w:r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end"/>
        </w:r>
      </w:hyperlink>
    </w:p>
    <w:p w14:paraId="53E30F42" w14:textId="77777777" w:rsidR="000E150C" w:rsidRPr="000E150C" w:rsidRDefault="0022058E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lang w:eastAsia="ru-RU"/>
        </w:rPr>
      </w:pPr>
      <w:hyperlink w:anchor="_Toc454468153" w:history="1"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  <w:lang w:val="en-US"/>
          </w:rPr>
          <w:t>2.</w:t>
        </w:r>
        <w:r w:rsidR="000E150C" w:rsidRPr="000E150C">
          <w:rPr>
            <w:rFonts w:ascii="Calibri" w:eastAsia="Times New Roman" w:hAnsi="Calibri" w:cs="Times New Roman"/>
            <w:noProof/>
            <w:lang w:eastAsia="ru-RU"/>
          </w:rPr>
          <w:tab/>
        </w:r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Характеристика программы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ab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begin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instrText xml:space="preserve"> PAGEREF _Toc454468153 \h </w:instrTex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separate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>3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end"/>
        </w:r>
      </w:hyperlink>
    </w:p>
    <w:p w14:paraId="48CD2A85" w14:textId="77777777" w:rsidR="000E150C" w:rsidRPr="000E150C" w:rsidRDefault="0022058E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lang w:eastAsia="ru-RU"/>
        </w:rPr>
      </w:pPr>
      <w:hyperlink w:anchor="_Toc454468154" w:history="1"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3.</w:t>
        </w:r>
        <w:r w:rsidR="000E150C" w:rsidRPr="000E150C">
          <w:rPr>
            <w:rFonts w:ascii="Calibri" w:eastAsia="Times New Roman" w:hAnsi="Calibri" w:cs="Times New Roman"/>
            <w:noProof/>
            <w:lang w:eastAsia="ru-RU"/>
          </w:rPr>
          <w:tab/>
        </w:r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Обращения к программе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ab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begin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instrText xml:space="preserve"> PAGEREF _Toc454468154 \h </w:instrTex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separate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>4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end"/>
        </w:r>
      </w:hyperlink>
    </w:p>
    <w:p w14:paraId="01E51E77" w14:textId="77777777" w:rsidR="000E150C" w:rsidRPr="000E150C" w:rsidRDefault="0022058E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lang w:eastAsia="ru-RU"/>
        </w:rPr>
      </w:pPr>
      <w:hyperlink w:anchor="_Toc454468155" w:history="1"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4.</w:t>
        </w:r>
        <w:r w:rsidR="000E150C" w:rsidRPr="000E150C">
          <w:rPr>
            <w:rFonts w:ascii="Calibri" w:eastAsia="Times New Roman" w:hAnsi="Calibri" w:cs="Times New Roman"/>
            <w:noProof/>
            <w:lang w:eastAsia="ru-RU"/>
          </w:rPr>
          <w:tab/>
        </w:r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Входные и выходные данные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ab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begin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instrText xml:space="preserve"> PAGEREF _Toc454468155 \h </w:instrTex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separate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>7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end"/>
        </w:r>
      </w:hyperlink>
    </w:p>
    <w:p w14:paraId="4DCE6F28" w14:textId="77777777" w:rsidR="000E150C" w:rsidRPr="000E150C" w:rsidRDefault="0022058E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lang w:eastAsia="ru-RU"/>
        </w:rPr>
      </w:pPr>
      <w:hyperlink w:anchor="_Toc454468156" w:history="1"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5.</w:t>
        </w:r>
        <w:r w:rsidR="000E150C" w:rsidRPr="000E150C">
          <w:rPr>
            <w:rFonts w:ascii="Calibri" w:eastAsia="Times New Roman" w:hAnsi="Calibri" w:cs="Times New Roman"/>
            <w:noProof/>
            <w:lang w:eastAsia="ru-RU"/>
          </w:rPr>
          <w:tab/>
        </w:r>
        <w:r w:rsidR="000E150C" w:rsidRPr="00EE5A12">
          <w:rPr>
            <w:rFonts w:ascii="Times New Roman" w:eastAsia="Calibri" w:hAnsi="Times New Roman" w:cs="Times New Roman"/>
            <w:noProof/>
            <w:sz w:val="28"/>
            <w:u w:val="single"/>
          </w:rPr>
          <w:t>Сообщения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ab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begin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instrText xml:space="preserve"> PAGEREF _Toc454468156 \h </w:instrTex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separate"/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t>8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sz w:val="28"/>
          </w:rPr>
          <w:fldChar w:fldCharType="end"/>
        </w:r>
      </w:hyperlink>
    </w:p>
    <w:p w14:paraId="038B26A8" w14:textId="77777777" w:rsidR="000E150C" w:rsidRPr="000E150C" w:rsidRDefault="000E150C" w:rsidP="000E150C">
      <w:pPr>
        <w:spacing w:after="200" w:line="276" w:lineRule="auto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fldChar w:fldCharType="end"/>
      </w:r>
    </w:p>
    <w:p w14:paraId="0C56AC56" w14:textId="77777777" w:rsidR="000E150C" w:rsidRPr="000E150C" w:rsidRDefault="000E150C" w:rsidP="000E150C">
      <w:pPr>
        <w:spacing w:after="200" w:line="276" w:lineRule="auto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br w:type="page"/>
      </w:r>
    </w:p>
    <w:p w14:paraId="741E26A5" w14:textId="77777777" w:rsidR="000E150C" w:rsidRPr="000E150C" w:rsidRDefault="000E150C" w:rsidP="000E150C">
      <w:pPr>
        <w:spacing w:after="0" w:line="276" w:lineRule="auto"/>
        <w:rPr>
          <w:rFonts w:ascii="Times New Roman" w:eastAsia="Calibri" w:hAnsi="Times New Roman" w:cs="Times New Roman"/>
          <w:sz w:val="28"/>
        </w:rPr>
      </w:pPr>
    </w:p>
    <w:p w14:paraId="43BD8C1D" w14:textId="77777777" w:rsidR="000E150C" w:rsidRPr="000E150C" w:rsidRDefault="000E150C" w:rsidP="00CE4241">
      <w:pPr>
        <w:keepNext/>
        <w:keepLines/>
        <w:numPr>
          <w:ilvl w:val="0"/>
          <w:numId w:val="92"/>
        </w:numPr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189" w:name="_Toc448842485"/>
      <w:bookmarkStart w:id="190" w:name="_Toc454468152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t>Назначение и условия применения программы</w:t>
      </w:r>
      <w:bookmarkEnd w:id="189"/>
      <w:bookmarkEnd w:id="190"/>
    </w:p>
    <w:p w14:paraId="59B51E42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456AF22" w14:textId="0DA80A2B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Программа “</w:t>
      </w:r>
      <w:r w:rsidR="00EE5A12">
        <w:rPr>
          <w:rFonts w:ascii="Times New Roman" w:eastAsia="Calibri" w:hAnsi="Times New Roman" w:cs="Times New Roman"/>
          <w:sz w:val="28"/>
        </w:rPr>
        <w:t xml:space="preserve">АРМ </w:t>
      </w:r>
      <w:r w:rsidR="00EE5A12">
        <w:rPr>
          <w:rFonts w:ascii="Times New Roman" w:eastAsia="Calibri" w:hAnsi="Times New Roman" w:cs="Times New Roman"/>
          <w:sz w:val="28"/>
          <w:lang w:val="en-US"/>
        </w:rPr>
        <w:t>Alpha</w:t>
      </w:r>
      <w:r w:rsidRPr="000E150C">
        <w:rPr>
          <w:rFonts w:ascii="Times New Roman" w:eastAsia="Calibri" w:hAnsi="Times New Roman" w:cs="Times New Roman"/>
          <w:sz w:val="28"/>
        </w:rPr>
        <w:t xml:space="preserve">” предназначена для автоматизации работы </w:t>
      </w:r>
      <w:r w:rsidR="00F62A45">
        <w:rPr>
          <w:rFonts w:ascii="Times New Roman" w:eastAsia="Calibri" w:hAnsi="Times New Roman" w:cs="Times New Roman"/>
          <w:sz w:val="28"/>
        </w:rPr>
        <w:t>менеджера компании «Сибирское здоровье»</w:t>
      </w:r>
      <w:r w:rsidRPr="000E150C">
        <w:rPr>
          <w:rFonts w:ascii="Times New Roman" w:eastAsia="Calibri" w:hAnsi="Times New Roman" w:cs="Times New Roman"/>
          <w:sz w:val="28"/>
        </w:rPr>
        <w:t xml:space="preserve"> (ввод, хранение, редактирование, удаление данных, подготовка отчетов).</w:t>
      </w:r>
    </w:p>
    <w:p w14:paraId="6CC65023" w14:textId="6B8A2D4D" w:rsidR="00EE5A12" w:rsidRPr="00EE5A12" w:rsidRDefault="00EE5A12" w:rsidP="00EE5A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программы требуется:</w:t>
      </w:r>
    </w:p>
    <w:p w14:paraId="16E519B2" w14:textId="77777777" w:rsidR="00EE5A12" w:rsidRPr="001B080B" w:rsidRDefault="00EE5A12" w:rsidP="00EE5A12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персональный компьютер;</w:t>
      </w:r>
    </w:p>
    <w:p w14:paraId="6E177091" w14:textId="77777777" w:rsidR="00EE5A12" w:rsidRPr="001B080B" w:rsidRDefault="00EE5A12" w:rsidP="00EE5A12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монитор;</w:t>
      </w:r>
    </w:p>
    <w:p w14:paraId="14465FA4" w14:textId="77777777" w:rsidR="00EE5A12" w:rsidRPr="001B080B" w:rsidRDefault="00EE5A12" w:rsidP="00EE5A12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клавиатура;</w:t>
      </w:r>
    </w:p>
    <w:p w14:paraId="6ACFDEE2" w14:textId="77777777" w:rsidR="00EE5A12" w:rsidRPr="001B080B" w:rsidRDefault="00EE5A12" w:rsidP="00EE5A12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мышь;</w:t>
      </w:r>
    </w:p>
    <w:p w14:paraId="43A668CE" w14:textId="0F893EDD" w:rsidR="00EE5A12" w:rsidRPr="001B080B" w:rsidRDefault="00EE5A12" w:rsidP="00EE5A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персональному компьютеру, на котором будет запускаться программа</w:t>
      </w:r>
      <w:r w:rsidRPr="001B080B">
        <w:rPr>
          <w:rFonts w:ascii="Times New Roman" w:hAnsi="Times New Roman" w:cs="Times New Roman"/>
          <w:sz w:val="28"/>
          <w:szCs w:val="28"/>
        </w:rPr>
        <w:t>:</w:t>
      </w:r>
    </w:p>
    <w:p w14:paraId="620F8578" w14:textId="77777777" w:rsidR="00EE5A12" w:rsidRPr="001B080B" w:rsidRDefault="00EE5A12" w:rsidP="00EE5A12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процессор: не менее 2ГГц;</w:t>
      </w:r>
    </w:p>
    <w:p w14:paraId="0880363F" w14:textId="77777777" w:rsidR="00EE5A12" w:rsidRPr="001B080B" w:rsidRDefault="00EE5A12" w:rsidP="00EE5A12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оперативная память: не менее 1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39ADC6B6" w14:textId="77777777" w:rsidR="00EE5A12" w:rsidRPr="001B080B" w:rsidRDefault="00EE5A12" w:rsidP="00EE5A12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место на жестком диске или другом носители: не менее 256 МБ;</w:t>
      </w:r>
    </w:p>
    <w:p w14:paraId="5AACF3F4" w14:textId="77777777" w:rsidR="00EE5A12" w:rsidRPr="001B080B" w:rsidRDefault="00EE5A12" w:rsidP="00EE5A12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монитор: разрешение не менее 1280*766;</w:t>
      </w:r>
    </w:p>
    <w:p w14:paraId="045BDB2E" w14:textId="552C6FB5" w:rsidR="00EE5A12" w:rsidRDefault="00EE5A12" w:rsidP="00EE5A12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Pr="001B080B">
        <w:rPr>
          <w:rFonts w:ascii="Times New Roman" w:hAnsi="Times New Roman" w:cs="Times New Roman"/>
          <w:sz w:val="28"/>
          <w:szCs w:val="28"/>
        </w:rPr>
        <w:t>-Привод/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B080B">
        <w:rPr>
          <w:rFonts w:ascii="Times New Roman" w:hAnsi="Times New Roman" w:cs="Times New Roman"/>
          <w:sz w:val="28"/>
          <w:szCs w:val="28"/>
        </w:rPr>
        <w:t>-порт</w:t>
      </w:r>
      <w:r>
        <w:rPr>
          <w:rFonts w:ascii="Times New Roman" w:hAnsi="Times New Roman" w:cs="Times New Roman"/>
          <w:sz w:val="28"/>
          <w:szCs w:val="28"/>
        </w:rPr>
        <w:t xml:space="preserve"> для установки</w:t>
      </w:r>
      <w:r w:rsidRPr="00EE5A12">
        <w:rPr>
          <w:rFonts w:ascii="Times New Roman" w:hAnsi="Times New Roman" w:cs="Times New Roman"/>
          <w:sz w:val="28"/>
          <w:szCs w:val="28"/>
        </w:rPr>
        <w:t>;</w:t>
      </w:r>
    </w:p>
    <w:p w14:paraId="24C666E5" w14:textId="702D6D3E" w:rsidR="000E4615" w:rsidRPr="000E4615" w:rsidRDefault="000E4615" w:rsidP="000E46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программному обеспечению на компьютере:</w:t>
      </w:r>
    </w:p>
    <w:p w14:paraId="52F43306" w14:textId="77777777" w:rsidR="00EE5A12" w:rsidRPr="001B080B" w:rsidRDefault="00EE5A12" w:rsidP="00EE5A12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B080B">
        <w:rPr>
          <w:rFonts w:ascii="Times New Roman" w:hAnsi="Times New Roman" w:cs="Times New Roman"/>
          <w:sz w:val="28"/>
          <w:szCs w:val="28"/>
        </w:rPr>
        <w:t>3 и новее с установленными обновлениями;</w:t>
      </w:r>
    </w:p>
    <w:p w14:paraId="7D5659AC" w14:textId="7AE1443F" w:rsidR="00EE5A12" w:rsidRPr="001B080B" w:rsidRDefault="00EE5A12" w:rsidP="00EE5A12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  <w:lang w:val="en-US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 xml:space="preserve">Microsoft Office 2007,2010, 2013, 2016,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B080B">
        <w:rPr>
          <w:rFonts w:ascii="Times New Roman" w:hAnsi="Times New Roman" w:cs="Times New Roman"/>
          <w:sz w:val="28"/>
          <w:szCs w:val="28"/>
        </w:rPr>
        <w:t>ключающий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 xml:space="preserve"> MS Access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B1C49" w14:textId="37A496E2" w:rsidR="00EE5A12" w:rsidRPr="001B080B" w:rsidRDefault="00EE5A12" w:rsidP="00EE5A12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B080B">
        <w:rPr>
          <w:rFonts w:ascii="Times New Roman" w:hAnsi="Times New Roman" w:cs="Times New Roman"/>
          <w:sz w:val="28"/>
          <w:szCs w:val="28"/>
        </w:rPr>
        <w:t xml:space="preserve">,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B080B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вывода отчетных документов;</w:t>
      </w:r>
    </w:p>
    <w:p w14:paraId="6DCB97B1" w14:textId="25146047" w:rsidR="00651052" w:rsidRDefault="00EE5A12" w:rsidP="00651052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 xml:space="preserve">32-битный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ODBC</w:t>
      </w:r>
      <w:r w:rsidRPr="001B080B">
        <w:rPr>
          <w:rFonts w:ascii="Times New Roman" w:hAnsi="Times New Roman" w:cs="Times New Roman"/>
          <w:sz w:val="28"/>
          <w:szCs w:val="28"/>
        </w:rPr>
        <w:t xml:space="preserve"> драйвер для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B080B">
        <w:rPr>
          <w:rFonts w:ascii="Times New Roman" w:hAnsi="Times New Roman" w:cs="Times New Roman"/>
          <w:sz w:val="28"/>
          <w:szCs w:val="28"/>
        </w:rPr>
        <w:t>.</w:t>
      </w:r>
    </w:p>
    <w:p w14:paraId="05944B2B" w14:textId="2BF304E5" w:rsidR="000E150C" w:rsidRPr="00651052" w:rsidRDefault="00651052" w:rsidP="00651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874927" w14:textId="77777777" w:rsidR="000E150C" w:rsidRPr="000E150C" w:rsidRDefault="000E150C" w:rsidP="00CE4241">
      <w:pPr>
        <w:keepNext/>
        <w:keepLines/>
        <w:numPr>
          <w:ilvl w:val="0"/>
          <w:numId w:val="92"/>
        </w:numPr>
        <w:tabs>
          <w:tab w:val="left" w:pos="0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191" w:name="_Toc454468153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Характеристика программы</w:t>
      </w:r>
      <w:bookmarkEnd w:id="191"/>
    </w:p>
    <w:p w14:paraId="7F0E2DB6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DFCA96F" w14:textId="6BEDD97A" w:rsid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50C">
        <w:rPr>
          <w:rFonts w:ascii="Times New Roman" w:eastAsia="Calibri" w:hAnsi="Times New Roman" w:cs="Times New Roman"/>
          <w:sz w:val="28"/>
          <w:szCs w:val="28"/>
        </w:rPr>
        <w:t>Программа</w:t>
      </w:r>
      <w:r w:rsidR="002B71C6">
        <w:rPr>
          <w:rFonts w:ascii="Times New Roman" w:eastAsia="Calibri" w:hAnsi="Times New Roman" w:cs="Times New Roman"/>
          <w:sz w:val="28"/>
          <w:szCs w:val="28"/>
        </w:rPr>
        <w:t xml:space="preserve"> «АРМ </w:t>
      </w:r>
      <w:r w:rsidR="002B71C6">
        <w:rPr>
          <w:rFonts w:ascii="Times New Roman" w:eastAsia="Calibri" w:hAnsi="Times New Roman" w:cs="Times New Roman"/>
          <w:sz w:val="28"/>
          <w:szCs w:val="28"/>
          <w:lang w:val="en-US"/>
        </w:rPr>
        <w:t>Alpha</w:t>
      </w:r>
      <w:r w:rsidRPr="000E150C">
        <w:rPr>
          <w:rFonts w:ascii="Times New Roman" w:eastAsia="Calibri" w:hAnsi="Times New Roman" w:cs="Times New Roman"/>
          <w:sz w:val="28"/>
          <w:szCs w:val="28"/>
        </w:rPr>
        <w:t>» должна позволять:</w:t>
      </w:r>
    </w:p>
    <w:p w14:paraId="57B25465" w14:textId="77777777" w:rsidR="002B71C6" w:rsidRDefault="002B71C6" w:rsidP="00CE42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просматривать таблицы содержащие сведения о клиентах, сотрудниках, продуктах и заказах;</w:t>
      </w:r>
    </w:p>
    <w:p w14:paraId="6F5C8759" w14:textId="77777777" w:rsidR="002B71C6" w:rsidRDefault="002B71C6" w:rsidP="00CE42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просматривать подробную информацию об определенном продукте</w:t>
      </w:r>
      <w:r w:rsidRPr="005B67C0">
        <w:rPr>
          <w:u w:color="000000"/>
          <w:bdr w:val="nil"/>
          <w:lang w:eastAsia="ru-RU"/>
        </w:rPr>
        <w:t>;</w:t>
      </w:r>
    </w:p>
    <w:p w14:paraId="4BC1474F" w14:textId="77777777" w:rsidR="002B71C6" w:rsidRDefault="002B71C6" w:rsidP="00CE42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просматривать отчеты с возможностью фильтрации данных, за определенные периоды;</w:t>
      </w:r>
    </w:p>
    <w:p w14:paraId="50D983C8" w14:textId="77777777" w:rsidR="002B71C6" w:rsidRPr="001B080B" w:rsidRDefault="002B71C6" w:rsidP="00CE42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отображать диаграммы на основе статистики</w:t>
      </w:r>
      <w:r w:rsidRPr="006E7CA9">
        <w:rPr>
          <w:u w:color="000000"/>
          <w:bdr w:val="nil"/>
          <w:lang w:eastAsia="ru-RU"/>
        </w:rPr>
        <w:t>;</w:t>
      </w:r>
    </w:p>
    <w:p w14:paraId="43A16094" w14:textId="77777777" w:rsidR="002B71C6" w:rsidRPr="001B080B" w:rsidRDefault="002B71C6" w:rsidP="00CE4241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вывод</w:t>
      </w:r>
      <w:r>
        <w:rPr>
          <w:u w:color="000000"/>
          <w:bdr w:val="nil"/>
          <w:lang w:eastAsia="ru-RU"/>
        </w:rPr>
        <w:t>ить отчеты</w:t>
      </w:r>
      <w:r w:rsidRPr="001B080B">
        <w:rPr>
          <w:u w:color="000000"/>
          <w:bdr w:val="nil"/>
          <w:lang w:eastAsia="ru-RU"/>
        </w:rPr>
        <w:t xml:space="preserve"> во внешние программы (</w:t>
      </w:r>
      <w:r w:rsidRPr="001B080B">
        <w:rPr>
          <w:u w:color="000000"/>
          <w:bdr w:val="nil"/>
          <w:lang w:val="en-US" w:eastAsia="ru-RU"/>
        </w:rPr>
        <w:t>Word</w:t>
      </w:r>
      <w:r w:rsidRPr="001B080B">
        <w:rPr>
          <w:u w:color="000000"/>
          <w:bdr w:val="nil"/>
          <w:lang w:eastAsia="ru-RU"/>
        </w:rPr>
        <w:t xml:space="preserve">, </w:t>
      </w:r>
      <w:r w:rsidRPr="001B080B">
        <w:rPr>
          <w:u w:color="000000"/>
          <w:bdr w:val="nil"/>
          <w:lang w:val="en-US" w:eastAsia="ru-RU"/>
        </w:rPr>
        <w:t>Excel</w:t>
      </w:r>
      <w:r w:rsidRPr="001B080B">
        <w:rPr>
          <w:u w:color="000000"/>
          <w:bdr w:val="nil"/>
          <w:lang w:eastAsia="ru-RU"/>
        </w:rPr>
        <w:t>).</w:t>
      </w:r>
    </w:p>
    <w:p w14:paraId="70F6AF8C" w14:textId="6289735A" w:rsidR="000E150C" w:rsidRPr="000E150C" w:rsidRDefault="000E150C" w:rsidP="002B71C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2B96F7E" w14:textId="77777777" w:rsidR="000E150C" w:rsidRPr="000E150C" w:rsidRDefault="000E150C" w:rsidP="00CE4241">
      <w:pPr>
        <w:keepNext/>
        <w:keepLines/>
        <w:numPr>
          <w:ilvl w:val="0"/>
          <w:numId w:val="92"/>
        </w:numPr>
        <w:tabs>
          <w:tab w:val="left" w:pos="0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bookmarkStart w:id="192" w:name="_Toc454468154"/>
      <w:r w:rsidRPr="000E150C">
        <w:rPr>
          <w:rFonts w:ascii="Times New Roman" w:eastAsia="Times New Roman" w:hAnsi="Times New Roman" w:cs="Times New Roman"/>
          <w:b/>
          <w:bCs/>
          <w:sz w:val="30"/>
          <w:szCs w:val="30"/>
        </w:rPr>
        <w:t>Обращения к программе</w:t>
      </w:r>
      <w:bookmarkEnd w:id="192"/>
      <w:r w:rsidRPr="000E150C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</w:p>
    <w:p w14:paraId="5EF70253" w14:textId="77777777" w:rsidR="000E150C" w:rsidRPr="000E150C" w:rsidRDefault="000E150C" w:rsidP="0065105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52103EB" w14:textId="395190D9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 xml:space="preserve">После запуска программы отображается окно авторизации, на котором </w:t>
      </w:r>
      <w:r w:rsidR="00651052">
        <w:rPr>
          <w:rFonts w:ascii="Times New Roman" w:eastAsia="Calibri" w:hAnsi="Times New Roman" w:cs="Times New Roman"/>
          <w:sz w:val="28"/>
        </w:rPr>
        <w:t>сотрудник организации</w:t>
      </w:r>
      <w:r w:rsidRPr="000E150C">
        <w:rPr>
          <w:rFonts w:ascii="Times New Roman" w:eastAsia="Calibri" w:hAnsi="Times New Roman" w:cs="Times New Roman"/>
          <w:sz w:val="28"/>
        </w:rPr>
        <w:t xml:space="preserve"> выбирает пользователя («Администратор» или «клиент»), вводит пароль и нажимает «Вход».</w:t>
      </w:r>
    </w:p>
    <w:p w14:paraId="1EA01914" w14:textId="6C020589" w:rsidR="000E150C" w:rsidRPr="000E150C" w:rsidRDefault="00651052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3.1</w:t>
      </w:r>
    </w:p>
    <w:p w14:paraId="7EEECB69" w14:textId="77777777" w:rsidR="000E150C" w:rsidRPr="000E150C" w:rsidRDefault="000E150C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9FE6F5C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входе с пользователем «клиент» появляется окно:</w:t>
      </w:r>
    </w:p>
    <w:p w14:paraId="2102EBC6" w14:textId="7ECDB9BF" w:rsidR="000E150C" w:rsidRPr="000E150C" w:rsidRDefault="00651052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3.2</w:t>
      </w:r>
    </w:p>
    <w:p w14:paraId="081BCC1F" w14:textId="77777777" w:rsidR="000E150C" w:rsidRPr="000E150C" w:rsidRDefault="000E150C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D7275CA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входе с пользователем администратор появляется основной интерфейс программ.</w:t>
      </w:r>
    </w:p>
    <w:p w14:paraId="1B1D8686" w14:textId="1F8FCFAD" w:rsid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B1EDEA3" w14:textId="13C39524" w:rsidR="00651052" w:rsidRPr="000E150C" w:rsidRDefault="00651052" w:rsidP="0065105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3.3</w:t>
      </w:r>
    </w:p>
    <w:p w14:paraId="56BE88BD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Для Добавления клиента, сотрудника, услуги необходимо нажать на соответствующую кнопку в панели инструментов и ввести данные.</w:t>
      </w:r>
    </w:p>
    <w:p w14:paraId="66908E21" w14:textId="67EA616C" w:rsidR="000E150C" w:rsidRPr="000E150C" w:rsidRDefault="00651052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3.4</w:t>
      </w:r>
    </w:p>
    <w:p w14:paraId="52A96F2A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lastRenderedPageBreak/>
        <w:t>Для добавления заказа необходимо выбрать заказы -&gt; добавить заказ.</w:t>
      </w:r>
    </w:p>
    <w:p w14:paraId="491A7CAB" w14:textId="77777777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0E150C">
        <w:rPr>
          <w:rFonts w:ascii="Times New Roman" w:eastAsia="Calibri" w:hAnsi="Times New Roman" w:cs="Times New Roman"/>
          <w:sz w:val="28"/>
        </w:rPr>
        <w:t xml:space="preserve">Затем совершать двойной щелчок по полям 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id</w:t>
      </w:r>
      <w:r w:rsidRPr="000E150C">
        <w:rPr>
          <w:rFonts w:ascii="Times New Roman" w:eastAsia="Calibri" w:hAnsi="Times New Roman" w:cs="Times New Roman"/>
          <w:sz w:val="28"/>
        </w:rPr>
        <w:t xml:space="preserve">_услуга, id_клиент, 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id</w:t>
      </w:r>
      <w:r w:rsidRPr="000E150C">
        <w:rPr>
          <w:rFonts w:ascii="Times New Roman" w:eastAsia="Calibri" w:hAnsi="Times New Roman" w:cs="Times New Roman"/>
          <w:sz w:val="28"/>
        </w:rPr>
        <w:t>_ сотрудник и заполнить остальную информацию.</w:t>
      </w:r>
    </w:p>
    <w:p w14:paraId="182D80DE" w14:textId="3CA85257" w:rsidR="000E150C" w:rsidRPr="000E150C" w:rsidRDefault="00651052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3.4</w:t>
      </w:r>
    </w:p>
    <w:p w14:paraId="24B588D6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 xml:space="preserve">Присутствует фильтрация ввода (Нельзя ввести буква в поля 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id</w:t>
      </w:r>
      <w:r w:rsidRPr="000E150C">
        <w:rPr>
          <w:rFonts w:ascii="Times New Roman" w:eastAsia="Calibri" w:hAnsi="Times New Roman" w:cs="Times New Roman"/>
          <w:sz w:val="28"/>
        </w:rPr>
        <w:t xml:space="preserve">, стоимость или цифры в поля фамилия, имя, отчество) </w:t>
      </w:r>
    </w:p>
    <w:p w14:paraId="634F3875" w14:textId="77777777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Далее необходимо нажать кнопку Ок.</w:t>
      </w:r>
    </w:p>
    <w:p w14:paraId="7135BB9D" w14:textId="6EB7E801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 xml:space="preserve">Для </w:t>
      </w:r>
      <w:r w:rsidR="00651052">
        <w:rPr>
          <w:rFonts w:ascii="Times New Roman" w:eastAsia="Calibri" w:hAnsi="Times New Roman" w:cs="Times New Roman"/>
          <w:sz w:val="28"/>
        </w:rPr>
        <w:t>товарной накладной</w:t>
      </w:r>
      <w:r w:rsidRPr="000E150C">
        <w:rPr>
          <w:rFonts w:ascii="Times New Roman" w:eastAsia="Calibri" w:hAnsi="Times New Roman" w:cs="Times New Roman"/>
          <w:sz w:val="28"/>
        </w:rPr>
        <w:t xml:space="preserve"> необходимо нажать на кнопку “</w:t>
      </w:r>
      <w:r w:rsidR="00651052">
        <w:rPr>
          <w:rFonts w:ascii="Times New Roman" w:eastAsia="Calibri" w:hAnsi="Times New Roman" w:cs="Times New Roman"/>
          <w:sz w:val="28"/>
        </w:rPr>
        <w:t>Накладной</w:t>
      </w:r>
      <w:r w:rsidRPr="000E150C">
        <w:rPr>
          <w:rFonts w:ascii="Times New Roman" w:eastAsia="Calibri" w:hAnsi="Times New Roman" w:cs="Times New Roman"/>
          <w:sz w:val="28"/>
        </w:rPr>
        <w:t xml:space="preserve">” </w:t>
      </w:r>
    </w:p>
    <w:p w14:paraId="356B7171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Для просмотра отчетов необходимо перейти в “Финансовый отчет и статистика” далее выбрать период, выбрать критерии в выпадающих списках, нажать сформировать отчет и печать.</w:t>
      </w:r>
    </w:p>
    <w:p w14:paraId="746AD2A2" w14:textId="0778288C" w:rsidR="000E150C" w:rsidRDefault="00651052" w:rsidP="00651052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sz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3.5</w:t>
      </w:r>
    </w:p>
    <w:p w14:paraId="27B82D32" w14:textId="77777777" w:rsidR="002653DA" w:rsidRPr="000E150C" w:rsidRDefault="002653DA" w:rsidP="00651052">
      <w:pPr>
        <w:spacing w:after="0" w:line="360" w:lineRule="auto"/>
        <w:jc w:val="center"/>
        <w:rPr>
          <w:rFonts w:ascii="Times New Roman" w:eastAsia="Calibri" w:hAnsi="Times New Roman" w:cs="Arial Unicode MS"/>
          <w:color w:val="000000"/>
          <w:sz w:val="28"/>
          <w:szCs w:val="28"/>
        </w:rPr>
      </w:pPr>
    </w:p>
    <w:p w14:paraId="411F8FDB" w14:textId="77777777" w:rsidR="000E150C" w:rsidRPr="000E150C" w:rsidRDefault="000E150C" w:rsidP="00CE4241">
      <w:pPr>
        <w:keepNext/>
        <w:keepLines/>
        <w:numPr>
          <w:ilvl w:val="0"/>
          <w:numId w:val="92"/>
        </w:numPr>
        <w:tabs>
          <w:tab w:val="left" w:pos="0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93" w:name="_Toc454468155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t>Входные и выходные данные</w:t>
      </w:r>
      <w:bookmarkEnd w:id="193"/>
    </w:p>
    <w:p w14:paraId="24B67A22" w14:textId="77777777" w:rsidR="002653DA" w:rsidRDefault="002653DA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72DE99E6" w14:textId="2B097411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В процессе работы программы, используются ниже перечисленные входные данные:</w:t>
      </w:r>
    </w:p>
    <w:p w14:paraId="0B5A4050" w14:textId="77777777" w:rsidR="00651052" w:rsidRDefault="00651052" w:rsidP="00651052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F554B6">
        <w:rPr>
          <w:rFonts w:ascii="Times New Roman" w:hAnsi="Times New Roman"/>
          <w:sz w:val="28"/>
          <w:szCs w:val="28"/>
        </w:rPr>
        <w:t>нформация о сотрудниках</w:t>
      </w:r>
      <w:r>
        <w:rPr>
          <w:rFonts w:ascii="Times New Roman" w:hAnsi="Times New Roman"/>
          <w:sz w:val="28"/>
          <w:szCs w:val="28"/>
        </w:rPr>
        <w:t>;</w:t>
      </w:r>
    </w:p>
    <w:p w14:paraId="2062018D" w14:textId="77777777" w:rsidR="00651052" w:rsidRDefault="00651052" w:rsidP="00651052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информацией клиентах;</w:t>
      </w:r>
    </w:p>
    <w:p w14:paraId="6AE23272" w14:textId="77777777" w:rsidR="00651052" w:rsidRDefault="00651052" w:rsidP="00651052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продуктах компании;</w:t>
      </w:r>
    </w:p>
    <w:p w14:paraId="02B63069" w14:textId="77777777" w:rsidR="00651052" w:rsidRPr="00F554B6" w:rsidRDefault="00651052" w:rsidP="00651052">
      <w:pPr>
        <w:pStyle w:val="a5"/>
        <w:numPr>
          <w:ilvl w:val="0"/>
          <w:numId w:val="15"/>
        </w:numPr>
        <w:spacing w:after="0" w:line="360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прочие сведения, связанные с предметной областью;</w:t>
      </w:r>
    </w:p>
    <w:p w14:paraId="107AF72C" w14:textId="77777777" w:rsidR="000E150C" w:rsidRPr="000E150C" w:rsidRDefault="000E150C" w:rsidP="0065105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Выходными данными являются выходные документы:</w:t>
      </w:r>
    </w:p>
    <w:p w14:paraId="1ACED435" w14:textId="77777777" w:rsidR="00651052" w:rsidRDefault="00651052" w:rsidP="00651052">
      <w:pPr>
        <w:pStyle w:val="a5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заказах;</w:t>
      </w:r>
    </w:p>
    <w:p w14:paraId="0BAFA74F" w14:textId="77777777" w:rsidR="00651052" w:rsidRDefault="00651052" w:rsidP="00651052">
      <w:pPr>
        <w:pStyle w:val="a5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выборка на основе фильтров;</w:t>
      </w:r>
    </w:p>
    <w:p w14:paraId="6CB2420F" w14:textId="5BDF5260" w:rsidR="00651052" w:rsidRDefault="00651052" w:rsidP="00651052">
      <w:pPr>
        <w:pStyle w:val="a5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отчеты;</w:t>
      </w:r>
    </w:p>
    <w:p w14:paraId="21680299" w14:textId="77777777" w:rsidR="00651052" w:rsidRDefault="0065105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8C1703" w14:textId="77777777" w:rsidR="000E150C" w:rsidRPr="000E150C" w:rsidRDefault="000E150C" w:rsidP="00CE4241">
      <w:pPr>
        <w:keepNext/>
        <w:keepLines/>
        <w:numPr>
          <w:ilvl w:val="0"/>
          <w:numId w:val="92"/>
        </w:numPr>
        <w:tabs>
          <w:tab w:val="left" w:pos="0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94" w:name="_Toc454468156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Сообщения</w:t>
      </w:r>
      <w:bookmarkEnd w:id="194"/>
    </w:p>
    <w:p w14:paraId="725BA9E0" w14:textId="77777777" w:rsidR="000E150C" w:rsidRPr="000E150C" w:rsidRDefault="000E150C" w:rsidP="00F62A4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190E3C5" w14:textId="77777777" w:rsidR="000E150C" w:rsidRPr="000E150C" w:rsidRDefault="000E150C" w:rsidP="00F62A4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не полностью заполненных или неправильно заполненных полях появляется сообщение.</w:t>
      </w:r>
    </w:p>
    <w:p w14:paraId="6E7EDDE5" w14:textId="1DE0F1A5" w:rsidR="000E150C" w:rsidRDefault="000E150C" w:rsidP="00F62A4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D3A1270" wp14:editId="17E22A0F">
            <wp:extent cx="2438400" cy="13620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116B" w14:textId="3002CE2C" w:rsidR="002653DA" w:rsidRPr="000E150C" w:rsidRDefault="002653DA" w:rsidP="00F62A4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5.1</w:t>
      </w:r>
    </w:p>
    <w:p w14:paraId="14139886" w14:textId="77777777" w:rsidR="000E150C" w:rsidRPr="000E150C" w:rsidRDefault="000E150C" w:rsidP="00F62A4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неправильно введённом пароле появляется сообщение.</w:t>
      </w:r>
    </w:p>
    <w:p w14:paraId="4ECF09BF" w14:textId="76AC4AAB" w:rsidR="000E150C" w:rsidRDefault="000E150C" w:rsidP="00F62A4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A742CFB" wp14:editId="35EE877B">
            <wp:extent cx="1733550" cy="13620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7669" w14:textId="264F5469" w:rsidR="002653DA" w:rsidRPr="000E150C" w:rsidRDefault="002653DA" w:rsidP="00F62A4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5.2</w:t>
      </w:r>
    </w:p>
    <w:p w14:paraId="77B5BFA5" w14:textId="77777777" w:rsidR="000E150C" w:rsidRPr="000E150C" w:rsidRDefault="000E150C" w:rsidP="00F62A4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добавлении услуги из главного окна программы.</w:t>
      </w:r>
    </w:p>
    <w:p w14:paraId="3D237EBB" w14:textId="77777777" w:rsidR="00F62A45" w:rsidRDefault="000E150C" w:rsidP="003035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AD03B8C" wp14:editId="418936BC">
            <wp:extent cx="2257425" cy="13620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CA3" w14:textId="21E56A48" w:rsidR="002653DA" w:rsidRPr="000E150C" w:rsidRDefault="002653DA" w:rsidP="00F62A4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5.3</w:t>
      </w:r>
    </w:p>
    <w:p w14:paraId="3F779669" w14:textId="77777777" w:rsidR="000E150C" w:rsidRPr="000E150C" w:rsidRDefault="000E150C" w:rsidP="00F62A4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удалении услуги из главного окна программы.</w:t>
      </w:r>
    </w:p>
    <w:p w14:paraId="69D21674" w14:textId="1E3D7AC2" w:rsidR="000E150C" w:rsidRDefault="000E150C" w:rsidP="003035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05B213" wp14:editId="1D8D4C56">
            <wp:extent cx="2257425" cy="13620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BF87" w14:textId="3003CAD1" w:rsidR="002653DA" w:rsidRDefault="002653DA" w:rsidP="003035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5.4</w:t>
      </w:r>
    </w:p>
    <w:p w14:paraId="54788E9C" w14:textId="4677D6C0" w:rsidR="000E150C" w:rsidRPr="002653DA" w:rsidRDefault="002653DA" w:rsidP="00F62A45">
      <w:pPr>
        <w:spacing w:after="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3078AC2A" w14:textId="30FE32F2" w:rsidR="000E150C" w:rsidRPr="00D11E62" w:rsidRDefault="000E150C" w:rsidP="002653DA">
      <w:pPr>
        <w:pStyle w:val="10"/>
        <w:numPr>
          <w:ilvl w:val="0"/>
          <w:numId w:val="0"/>
        </w:numPr>
        <w:ind w:left="6804" w:hanging="432"/>
        <w:jc w:val="left"/>
      </w:pPr>
      <w:r w:rsidRPr="00CF116A">
        <w:lastRenderedPageBreak/>
        <w:t xml:space="preserve">ПРИЛОЖЕНИЕ </w:t>
      </w:r>
      <w:r w:rsidRPr="00D11E62">
        <w:t>В</w:t>
      </w:r>
    </w:p>
    <w:p w14:paraId="3EF14D2A" w14:textId="7FAC3D50" w:rsidR="000E150C" w:rsidRPr="000E150C" w:rsidRDefault="000E150C" w:rsidP="00E223C2">
      <w:pPr>
        <w:spacing w:after="0" w:line="360" w:lineRule="auto"/>
        <w:ind w:left="1985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УТВЕРЖДЕНО</w:t>
      </w:r>
    </w:p>
    <w:p w14:paraId="4A2A2836" w14:textId="77777777" w:rsidR="000E150C" w:rsidRPr="000E150C" w:rsidRDefault="000E150C" w:rsidP="007206D7">
      <w:pPr>
        <w:tabs>
          <w:tab w:val="left" w:pos="1985"/>
        </w:tabs>
        <w:spacing w:after="0" w:line="360" w:lineRule="auto"/>
        <w:ind w:left="1985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А.В. 00001-01 33 01-1-ЛУ</w:t>
      </w:r>
    </w:p>
    <w:p w14:paraId="4E55854B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1E77ABE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85CA576" w14:textId="77E01195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ПРОГРАММА «</w:t>
      </w:r>
      <w:r w:rsidR="002653DA" w:rsidRPr="00D11E62">
        <w:rPr>
          <w:rFonts w:ascii="Times New Roman" w:eastAsia="Calibri" w:hAnsi="Times New Roman" w:cs="Times New Roman"/>
          <w:sz w:val="28"/>
        </w:rPr>
        <w:t xml:space="preserve">АРМ </w:t>
      </w:r>
      <w:r w:rsidR="002653DA">
        <w:rPr>
          <w:rFonts w:ascii="Times New Roman" w:eastAsia="Calibri" w:hAnsi="Times New Roman" w:cs="Times New Roman"/>
          <w:sz w:val="28"/>
          <w:lang w:val="en-US"/>
        </w:rPr>
        <w:t>Alpha</w:t>
      </w:r>
      <w:r w:rsidRPr="000E150C">
        <w:rPr>
          <w:rFonts w:ascii="Times New Roman" w:eastAsia="Calibri" w:hAnsi="Times New Roman" w:cs="Times New Roman"/>
          <w:sz w:val="28"/>
        </w:rPr>
        <w:t>»</w:t>
      </w:r>
    </w:p>
    <w:p w14:paraId="454482EC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Руководство оператора</w:t>
      </w:r>
    </w:p>
    <w:p w14:paraId="705F7684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9529D8B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А.В. 00001-01 33 01-1</w:t>
      </w:r>
    </w:p>
    <w:p w14:paraId="11728D14" w14:textId="77777777" w:rsidR="000E150C" w:rsidRPr="000E150C" w:rsidRDefault="000E150C" w:rsidP="000E150C">
      <w:pPr>
        <w:tabs>
          <w:tab w:val="left" w:pos="2568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0E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0058936D" wp14:editId="73980888">
            <wp:simplePos x="0" y="0"/>
            <wp:positionH relativeFrom="column">
              <wp:posOffset>-217170</wp:posOffset>
            </wp:positionH>
            <wp:positionV relativeFrom="paragraph">
              <wp:posOffset>122555</wp:posOffset>
            </wp:positionV>
            <wp:extent cx="628650" cy="4552950"/>
            <wp:effectExtent l="0" t="0" r="0" b="0"/>
            <wp:wrapNone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50C">
        <w:rPr>
          <w:rFonts w:ascii="Times New Roman" w:eastAsia="Calibri" w:hAnsi="Times New Roman" w:cs="Times New Roman"/>
          <w:sz w:val="28"/>
        </w:rPr>
        <w:t>8 Лист</w:t>
      </w:r>
      <w:r w:rsidRPr="000E150C">
        <w:rPr>
          <w:rFonts w:ascii="Times New Roman" w:eastAsia="Calibri" w:hAnsi="Times New Roman" w:cs="Times New Roman"/>
          <w:noProof/>
          <w:sz w:val="28"/>
          <w:lang w:eastAsia="ru-RU"/>
        </w:rPr>
        <w:t>ов</w:t>
      </w:r>
    </w:p>
    <w:p w14:paraId="729AF8DA" w14:textId="77777777" w:rsidR="000E150C" w:rsidRPr="000E150C" w:rsidRDefault="000E150C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E49B310" w14:textId="77777777" w:rsidR="000E150C" w:rsidRPr="000E150C" w:rsidRDefault="000E150C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br/>
      </w:r>
      <w:r w:rsidRPr="000E150C">
        <w:rPr>
          <w:rFonts w:ascii="Times New Roman" w:eastAsia="Calibri" w:hAnsi="Times New Roman" w:cs="Times New Roman"/>
          <w:sz w:val="28"/>
        </w:rPr>
        <w:br/>
      </w:r>
    </w:p>
    <w:p w14:paraId="2C674DFF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227F9AB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2A1DA48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63FC8BC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804A033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4829E70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2052DB1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BB6B4A5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B3CF383" w14:textId="77777777" w:rsidR="000E150C" w:rsidRPr="000E150C" w:rsidRDefault="000E150C" w:rsidP="000E150C">
      <w:pPr>
        <w:tabs>
          <w:tab w:val="left" w:pos="2568"/>
        </w:tabs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C56ACB4" w14:textId="77777777" w:rsidR="000E150C" w:rsidRPr="000E150C" w:rsidRDefault="000E150C" w:rsidP="000E150C">
      <w:pPr>
        <w:tabs>
          <w:tab w:val="left" w:pos="2568"/>
        </w:tabs>
        <w:spacing w:after="0" w:line="36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7FC1D06" w14:textId="465BA896" w:rsidR="000E150C" w:rsidRPr="000E150C" w:rsidRDefault="000E150C" w:rsidP="0074160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DF2335D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F36087A" w14:textId="455F4A0C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6EFE60A" w14:textId="4BDE94E9" w:rsidR="000E150C" w:rsidRPr="000E150C" w:rsidRDefault="001839DD" w:rsidP="00CE42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2017</w:t>
      </w:r>
    </w:p>
    <w:p w14:paraId="6C5916E6" w14:textId="77777777" w:rsidR="000E150C" w:rsidRPr="000E150C" w:rsidRDefault="000E150C" w:rsidP="00F62A45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E150C">
        <w:rPr>
          <w:rFonts w:ascii="Times New Roman" w:eastAsia="Calibri" w:hAnsi="Times New Roman" w:cs="Times New Roman"/>
          <w:b/>
          <w:sz w:val="32"/>
          <w:szCs w:val="32"/>
        </w:rPr>
        <w:lastRenderedPageBreak/>
        <w:t>Содержание</w:t>
      </w:r>
    </w:p>
    <w:p w14:paraId="30D06CC4" w14:textId="77777777" w:rsidR="000E150C" w:rsidRPr="000E150C" w:rsidRDefault="000E150C" w:rsidP="000E150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46E974BE" w14:textId="77777777" w:rsidR="000E150C" w:rsidRPr="000E150C" w:rsidRDefault="000E150C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color w:val="000000" w:themeColor="text1"/>
          <w:lang w:eastAsia="ru-RU"/>
        </w:rPr>
      </w:pPr>
      <w:r w:rsidRPr="000E150C">
        <w:rPr>
          <w:rFonts w:ascii="Times New Roman" w:eastAsia="Calibri" w:hAnsi="Times New Roman" w:cs="Times New Roman"/>
          <w:color w:val="000000" w:themeColor="text1"/>
          <w:sz w:val="28"/>
        </w:rPr>
        <w:fldChar w:fldCharType="begin"/>
      </w:r>
      <w:r w:rsidRPr="000E150C">
        <w:rPr>
          <w:rFonts w:ascii="Times New Roman" w:eastAsia="Calibri" w:hAnsi="Times New Roman" w:cs="Times New Roman"/>
          <w:color w:val="000000" w:themeColor="text1"/>
          <w:sz w:val="28"/>
        </w:rPr>
        <w:instrText xml:space="preserve"> TOC \o "1-1" \h \z \u </w:instrText>
      </w:r>
      <w:r w:rsidRPr="000E150C">
        <w:rPr>
          <w:rFonts w:ascii="Times New Roman" w:eastAsia="Calibri" w:hAnsi="Times New Roman" w:cs="Times New Roman"/>
          <w:color w:val="000000" w:themeColor="text1"/>
          <w:sz w:val="28"/>
        </w:rPr>
        <w:fldChar w:fldCharType="separate"/>
      </w:r>
      <w:hyperlink w:anchor="_Toc454375120" w:history="1">
        <w:r w:rsidRPr="00741606">
          <w:rPr>
            <w:rFonts w:ascii="Times New Roman" w:eastAsia="Calibri" w:hAnsi="Times New Roman" w:cs="Times New Roman"/>
            <w:noProof/>
            <w:color w:val="000000" w:themeColor="text1"/>
            <w:sz w:val="28"/>
            <w:u w:val="single"/>
          </w:rPr>
          <w:t>1.</w:t>
        </w:r>
        <w:r w:rsidRPr="000E150C">
          <w:rPr>
            <w:rFonts w:ascii="Calibri" w:eastAsia="Times New Roman" w:hAnsi="Calibri" w:cs="Times New Roman"/>
            <w:noProof/>
            <w:color w:val="000000" w:themeColor="text1"/>
            <w:lang w:eastAsia="ru-RU"/>
          </w:rPr>
          <w:tab/>
        </w:r>
        <w:r w:rsidRPr="00741606">
          <w:rPr>
            <w:rFonts w:ascii="Times New Roman" w:eastAsia="Calibri" w:hAnsi="Times New Roman" w:cs="Times New Roman"/>
            <w:noProof/>
            <w:color w:val="000000" w:themeColor="text1"/>
            <w:sz w:val="28"/>
            <w:u w:val="single"/>
          </w:rPr>
          <w:t>Назначение программы</w:t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tab/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begin"/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instrText xml:space="preserve"> PAGEREF _Toc454375120 \h </w:instrText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separate"/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t>3</w:t>
        </w:r>
        <w:r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end"/>
        </w:r>
      </w:hyperlink>
    </w:p>
    <w:p w14:paraId="05307930" w14:textId="77777777" w:rsidR="000E150C" w:rsidRPr="000E150C" w:rsidRDefault="0022058E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color w:val="000000" w:themeColor="text1"/>
          <w:lang w:eastAsia="ru-RU"/>
        </w:rPr>
      </w:pPr>
      <w:hyperlink w:anchor="_Toc454375121" w:history="1">
        <w:r w:rsidR="000E150C" w:rsidRPr="00741606">
          <w:rPr>
            <w:rFonts w:ascii="Times New Roman" w:eastAsia="Calibri" w:hAnsi="Times New Roman" w:cs="Times New Roman"/>
            <w:noProof/>
            <w:color w:val="000000" w:themeColor="text1"/>
            <w:sz w:val="28"/>
            <w:u w:val="single"/>
          </w:rPr>
          <w:t>2.</w:t>
        </w:r>
        <w:r w:rsidR="000E150C" w:rsidRPr="000E150C">
          <w:rPr>
            <w:rFonts w:ascii="Calibri" w:eastAsia="Times New Roman" w:hAnsi="Calibri" w:cs="Times New Roman"/>
            <w:noProof/>
            <w:color w:val="000000" w:themeColor="text1"/>
            <w:lang w:eastAsia="ru-RU"/>
          </w:rPr>
          <w:tab/>
        </w:r>
        <w:r w:rsidR="000E150C" w:rsidRPr="00741606">
          <w:rPr>
            <w:rFonts w:ascii="Times New Roman" w:eastAsia="Calibri" w:hAnsi="Times New Roman" w:cs="Times New Roman"/>
            <w:noProof/>
            <w:color w:val="000000" w:themeColor="text1"/>
            <w:sz w:val="28"/>
            <w:u w:val="single"/>
          </w:rPr>
          <w:t>Условия выполнения программы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tab/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begin"/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instrText xml:space="preserve"> PAGEREF _Toc454375121 \h </w:instrText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separate"/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t>4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end"/>
        </w:r>
      </w:hyperlink>
    </w:p>
    <w:p w14:paraId="2FA5E9F3" w14:textId="77777777" w:rsidR="000E150C" w:rsidRPr="000E150C" w:rsidRDefault="0022058E" w:rsidP="000E150C">
      <w:pPr>
        <w:tabs>
          <w:tab w:val="left" w:pos="1320"/>
          <w:tab w:val="right" w:leader="dot" w:pos="9345"/>
        </w:tabs>
        <w:spacing w:after="100" w:line="360" w:lineRule="auto"/>
        <w:ind w:firstLine="709"/>
        <w:jc w:val="both"/>
        <w:rPr>
          <w:rFonts w:ascii="Calibri" w:eastAsia="Times New Roman" w:hAnsi="Calibri" w:cs="Times New Roman"/>
          <w:noProof/>
          <w:color w:val="000000" w:themeColor="text1"/>
          <w:lang w:eastAsia="ru-RU"/>
        </w:rPr>
      </w:pPr>
      <w:hyperlink w:anchor="_Toc454375122" w:history="1">
        <w:r w:rsidR="000E150C" w:rsidRPr="00741606">
          <w:rPr>
            <w:rFonts w:ascii="Times New Roman" w:eastAsia="Calibri" w:hAnsi="Times New Roman" w:cs="Times New Roman"/>
            <w:noProof/>
            <w:color w:val="000000" w:themeColor="text1"/>
            <w:sz w:val="28"/>
            <w:u w:val="single"/>
          </w:rPr>
          <w:t>3.</w:t>
        </w:r>
        <w:r w:rsidR="000E150C" w:rsidRPr="000E150C">
          <w:rPr>
            <w:rFonts w:ascii="Calibri" w:eastAsia="Times New Roman" w:hAnsi="Calibri" w:cs="Times New Roman"/>
            <w:noProof/>
            <w:color w:val="000000" w:themeColor="text1"/>
            <w:lang w:eastAsia="ru-RU"/>
          </w:rPr>
          <w:tab/>
        </w:r>
        <w:r w:rsidR="000E150C" w:rsidRPr="00741606">
          <w:rPr>
            <w:rFonts w:ascii="Times New Roman" w:eastAsia="Calibri" w:hAnsi="Times New Roman" w:cs="Times New Roman"/>
            <w:noProof/>
            <w:color w:val="000000" w:themeColor="text1"/>
            <w:sz w:val="28"/>
            <w:u w:val="single"/>
          </w:rPr>
          <w:t>Выполнение программы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tab/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begin"/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instrText xml:space="preserve"> PAGEREF _Toc454375122 \h </w:instrText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separate"/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t>5</w:t>
        </w:r>
        <w:r w:rsidR="000E150C" w:rsidRPr="000E150C">
          <w:rPr>
            <w:rFonts w:ascii="Times New Roman" w:eastAsia="Calibri" w:hAnsi="Times New Roman" w:cs="Times New Roman"/>
            <w:noProof/>
            <w:webHidden/>
            <w:color w:val="000000" w:themeColor="text1"/>
            <w:sz w:val="28"/>
          </w:rPr>
          <w:fldChar w:fldCharType="end"/>
        </w:r>
      </w:hyperlink>
    </w:p>
    <w:p w14:paraId="0B0CDC02" w14:textId="77777777" w:rsidR="000E150C" w:rsidRPr="000E150C" w:rsidRDefault="000E150C" w:rsidP="000E150C">
      <w:pPr>
        <w:spacing w:after="200" w:line="276" w:lineRule="auto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color w:val="000000" w:themeColor="text1"/>
          <w:sz w:val="28"/>
        </w:rPr>
        <w:fldChar w:fldCharType="end"/>
      </w:r>
    </w:p>
    <w:p w14:paraId="2C525890" w14:textId="50F91EC6" w:rsidR="000E150C" w:rsidRPr="000E150C" w:rsidRDefault="000E150C" w:rsidP="00741606">
      <w:pPr>
        <w:spacing w:after="0" w:line="276" w:lineRule="auto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br w:type="page"/>
      </w:r>
    </w:p>
    <w:p w14:paraId="6E1C65B3" w14:textId="77777777" w:rsidR="000E150C" w:rsidRPr="000E150C" w:rsidRDefault="000E150C" w:rsidP="00CE4241">
      <w:pPr>
        <w:keepNext/>
        <w:keepLines/>
        <w:numPr>
          <w:ilvl w:val="0"/>
          <w:numId w:val="106"/>
        </w:numPr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95" w:name="_Toc454375120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Назначение программы</w:t>
      </w:r>
      <w:bookmarkEnd w:id="195"/>
    </w:p>
    <w:p w14:paraId="5276789D" w14:textId="6BDCF20E" w:rsidR="000E150C" w:rsidRPr="000E150C" w:rsidRDefault="002B2B95" w:rsidP="0074160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Программа должна позволять:</w:t>
      </w:r>
    </w:p>
    <w:p w14:paraId="431BE15F" w14:textId="77777777" w:rsidR="00741606" w:rsidRDefault="00741606" w:rsidP="0074160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просматривать таблицы содержащие сведения о клиентах, сотрудниках, продуктах и заказах;</w:t>
      </w:r>
    </w:p>
    <w:p w14:paraId="1FA1CB56" w14:textId="77777777" w:rsidR="00741606" w:rsidRDefault="00741606" w:rsidP="0074160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просматривать подробную информацию об определенном продукте</w:t>
      </w:r>
      <w:r w:rsidRPr="005B67C0">
        <w:rPr>
          <w:u w:color="000000"/>
          <w:bdr w:val="nil"/>
          <w:lang w:eastAsia="ru-RU"/>
        </w:rPr>
        <w:t>;</w:t>
      </w:r>
    </w:p>
    <w:p w14:paraId="1D026335" w14:textId="77777777" w:rsidR="00741606" w:rsidRDefault="00741606" w:rsidP="0074160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просматривать отчеты с возможностью фильтрации данных, за определенные периоды;</w:t>
      </w:r>
    </w:p>
    <w:p w14:paraId="7FA4AE3C" w14:textId="77777777" w:rsidR="00741606" w:rsidRPr="001B080B" w:rsidRDefault="00741606" w:rsidP="0074160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отображать диаграммы на основе статистики</w:t>
      </w:r>
      <w:r w:rsidRPr="006E7CA9">
        <w:rPr>
          <w:u w:color="000000"/>
          <w:bdr w:val="nil"/>
          <w:lang w:eastAsia="ru-RU"/>
        </w:rPr>
        <w:t>;</w:t>
      </w:r>
    </w:p>
    <w:p w14:paraId="41A61781" w14:textId="0D4558B7" w:rsidR="001B080B" w:rsidRDefault="00741606" w:rsidP="0074160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вывод</w:t>
      </w:r>
      <w:r>
        <w:rPr>
          <w:u w:color="000000"/>
          <w:bdr w:val="nil"/>
          <w:lang w:eastAsia="ru-RU"/>
        </w:rPr>
        <w:t>ить отчеты</w:t>
      </w:r>
      <w:r w:rsidRPr="001B080B">
        <w:rPr>
          <w:u w:color="000000"/>
          <w:bdr w:val="nil"/>
          <w:lang w:eastAsia="ru-RU"/>
        </w:rPr>
        <w:t xml:space="preserve"> во внешние программы (</w:t>
      </w:r>
      <w:r w:rsidRPr="001B080B">
        <w:rPr>
          <w:u w:color="000000"/>
          <w:bdr w:val="nil"/>
          <w:lang w:val="en-US" w:eastAsia="ru-RU"/>
        </w:rPr>
        <w:t>Word</w:t>
      </w:r>
      <w:r w:rsidRPr="001B080B">
        <w:rPr>
          <w:u w:color="000000"/>
          <w:bdr w:val="nil"/>
          <w:lang w:eastAsia="ru-RU"/>
        </w:rPr>
        <w:t xml:space="preserve">, </w:t>
      </w:r>
      <w:r w:rsidRPr="001B080B">
        <w:rPr>
          <w:u w:color="000000"/>
          <w:bdr w:val="nil"/>
          <w:lang w:val="en-US" w:eastAsia="ru-RU"/>
        </w:rPr>
        <w:t>Excel</w:t>
      </w:r>
      <w:r w:rsidRPr="001B080B">
        <w:rPr>
          <w:u w:color="000000"/>
          <w:bdr w:val="nil"/>
          <w:lang w:eastAsia="ru-RU"/>
        </w:rPr>
        <w:t>).</w:t>
      </w:r>
    </w:p>
    <w:p w14:paraId="3869297E" w14:textId="77777777" w:rsidR="00741606" w:rsidRPr="00741606" w:rsidRDefault="00741606" w:rsidP="00741606">
      <w:pPr>
        <w:pStyle w:val="af5"/>
        <w:ind w:left="426" w:firstLine="0"/>
        <w:rPr>
          <w:u w:color="000000"/>
          <w:bdr w:val="nil"/>
          <w:lang w:eastAsia="ru-RU"/>
        </w:rPr>
      </w:pPr>
    </w:p>
    <w:p w14:paraId="0707A4B5" w14:textId="77777777" w:rsidR="000E150C" w:rsidRPr="000E150C" w:rsidRDefault="000E150C" w:rsidP="00CE4241">
      <w:pPr>
        <w:keepNext/>
        <w:keepLines/>
        <w:numPr>
          <w:ilvl w:val="0"/>
          <w:numId w:val="106"/>
        </w:numPr>
        <w:tabs>
          <w:tab w:val="left" w:pos="0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96" w:name="_Toc448842486"/>
      <w:bookmarkStart w:id="197" w:name="_Toc454375121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t>Условия выполнения программы</w:t>
      </w:r>
      <w:bookmarkEnd w:id="196"/>
      <w:bookmarkEnd w:id="197"/>
    </w:p>
    <w:p w14:paraId="4B465685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D3C9AFD" w14:textId="4BBE0D24" w:rsidR="00741606" w:rsidRPr="001B080B" w:rsidRDefault="00741606" w:rsidP="007416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Для работы с приложением необходимы следующие устройства</w:t>
      </w:r>
      <w:r>
        <w:rPr>
          <w:rFonts w:ascii="Times New Roman" w:hAnsi="Times New Roman" w:cs="Times New Roman"/>
          <w:sz w:val="28"/>
          <w:szCs w:val="28"/>
        </w:rPr>
        <w:t xml:space="preserve"> и программное обеспечение:</w:t>
      </w:r>
    </w:p>
    <w:p w14:paraId="39128CB0" w14:textId="77777777" w:rsidR="00741606" w:rsidRPr="001B080B" w:rsidRDefault="00741606" w:rsidP="00741606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персональный компьютер;</w:t>
      </w:r>
    </w:p>
    <w:p w14:paraId="17AC1F4C" w14:textId="77777777" w:rsidR="00741606" w:rsidRPr="001B080B" w:rsidRDefault="00741606" w:rsidP="00741606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монитор;</w:t>
      </w:r>
    </w:p>
    <w:p w14:paraId="4139548A" w14:textId="77777777" w:rsidR="00741606" w:rsidRPr="001B080B" w:rsidRDefault="00741606" w:rsidP="00741606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клавиатура;</w:t>
      </w:r>
    </w:p>
    <w:p w14:paraId="4F6D193C" w14:textId="77777777" w:rsidR="00741606" w:rsidRPr="001B080B" w:rsidRDefault="00741606" w:rsidP="00741606">
      <w:pPr>
        <w:pStyle w:val="a5"/>
        <w:numPr>
          <w:ilvl w:val="0"/>
          <w:numId w:val="1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мышь;</w:t>
      </w:r>
    </w:p>
    <w:p w14:paraId="276DEA3D" w14:textId="77777777" w:rsidR="00741606" w:rsidRPr="001B080B" w:rsidRDefault="00741606" w:rsidP="007416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Системные требования для работы программы:</w:t>
      </w:r>
    </w:p>
    <w:p w14:paraId="3EBFFF07" w14:textId="77777777" w:rsidR="00741606" w:rsidRPr="001B080B" w:rsidRDefault="00741606" w:rsidP="00741606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процессор: не менее 2ГГц;</w:t>
      </w:r>
    </w:p>
    <w:p w14:paraId="66A7735A" w14:textId="77777777" w:rsidR="00741606" w:rsidRPr="001B080B" w:rsidRDefault="00741606" w:rsidP="00741606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оперативная память: не менее 1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1B080B">
        <w:rPr>
          <w:rFonts w:ascii="Times New Roman" w:hAnsi="Times New Roman" w:cs="Times New Roman"/>
          <w:sz w:val="28"/>
          <w:szCs w:val="28"/>
        </w:rPr>
        <w:t>;</w:t>
      </w:r>
    </w:p>
    <w:p w14:paraId="41012C4C" w14:textId="77777777" w:rsidR="00741606" w:rsidRPr="001B080B" w:rsidRDefault="00741606" w:rsidP="00741606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место на жестком диске или другом носители: не менее 256 МБ;</w:t>
      </w:r>
    </w:p>
    <w:p w14:paraId="650D28F6" w14:textId="77777777" w:rsidR="00741606" w:rsidRPr="001B080B" w:rsidRDefault="00741606" w:rsidP="00741606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>монитор: разрешение не менее 1280*766;</w:t>
      </w:r>
    </w:p>
    <w:p w14:paraId="47EA8F39" w14:textId="182AD238" w:rsidR="00741606" w:rsidRPr="00741606" w:rsidRDefault="00741606" w:rsidP="00741606">
      <w:pPr>
        <w:pStyle w:val="a5"/>
        <w:numPr>
          <w:ilvl w:val="0"/>
          <w:numId w:val="51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Pr="001B080B">
        <w:rPr>
          <w:rFonts w:ascii="Times New Roman" w:hAnsi="Times New Roman" w:cs="Times New Roman"/>
          <w:sz w:val="28"/>
          <w:szCs w:val="28"/>
        </w:rPr>
        <w:t>-Привод/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B080B">
        <w:rPr>
          <w:rFonts w:ascii="Times New Roman" w:hAnsi="Times New Roman" w:cs="Times New Roman"/>
          <w:sz w:val="28"/>
          <w:szCs w:val="28"/>
        </w:rPr>
        <w:t>-порт</w:t>
      </w:r>
    </w:p>
    <w:p w14:paraId="0C85463E" w14:textId="77777777" w:rsidR="00741606" w:rsidRPr="001B080B" w:rsidRDefault="00741606" w:rsidP="00741606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B080B">
        <w:rPr>
          <w:rFonts w:ascii="Times New Roman" w:hAnsi="Times New Roman" w:cs="Times New Roman"/>
          <w:sz w:val="28"/>
          <w:szCs w:val="28"/>
        </w:rPr>
        <w:t>3 и новее с установленными обновлениями;</w:t>
      </w:r>
    </w:p>
    <w:p w14:paraId="6FE46567" w14:textId="77777777" w:rsidR="00741606" w:rsidRPr="001B080B" w:rsidRDefault="00741606" w:rsidP="00741606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  <w:lang w:val="en-US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 xml:space="preserve">Microsoft Office 2007,2010, 2013, 2016, </w:t>
      </w:r>
      <w:r w:rsidRPr="001B080B">
        <w:rPr>
          <w:rFonts w:ascii="Times New Roman" w:hAnsi="Times New Roman" w:cs="Times New Roman"/>
          <w:sz w:val="28"/>
          <w:szCs w:val="28"/>
        </w:rPr>
        <w:t>Включающий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 xml:space="preserve"> MS Access.</w:t>
      </w:r>
    </w:p>
    <w:p w14:paraId="2813190E" w14:textId="77777777" w:rsidR="00741606" w:rsidRPr="001B080B" w:rsidRDefault="00741606" w:rsidP="00741606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B080B">
        <w:rPr>
          <w:rFonts w:ascii="Times New Roman" w:hAnsi="Times New Roman" w:cs="Times New Roman"/>
          <w:sz w:val="28"/>
          <w:szCs w:val="28"/>
        </w:rPr>
        <w:t xml:space="preserve">,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B080B">
        <w:rPr>
          <w:rFonts w:ascii="Times New Roman" w:hAnsi="Times New Roman" w:cs="Times New Roman"/>
          <w:sz w:val="28"/>
          <w:szCs w:val="28"/>
        </w:rPr>
        <w:t xml:space="preserve"> для вывода отчетных документов.</w:t>
      </w:r>
    </w:p>
    <w:p w14:paraId="7FB4F2A4" w14:textId="77777777" w:rsidR="00741606" w:rsidRPr="001B080B" w:rsidRDefault="00741606" w:rsidP="00741606">
      <w:pPr>
        <w:pStyle w:val="a5"/>
        <w:numPr>
          <w:ilvl w:val="0"/>
          <w:numId w:val="20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1B080B">
        <w:rPr>
          <w:rFonts w:ascii="Times New Roman" w:hAnsi="Times New Roman" w:cs="Times New Roman"/>
          <w:sz w:val="28"/>
          <w:szCs w:val="28"/>
        </w:rPr>
        <w:lastRenderedPageBreak/>
        <w:t xml:space="preserve">32-битный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ODBC</w:t>
      </w:r>
      <w:r w:rsidRPr="001B080B">
        <w:rPr>
          <w:rFonts w:ascii="Times New Roman" w:hAnsi="Times New Roman" w:cs="Times New Roman"/>
          <w:sz w:val="28"/>
          <w:szCs w:val="28"/>
        </w:rPr>
        <w:t xml:space="preserve"> драйвер для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B080B">
        <w:rPr>
          <w:rFonts w:ascii="Times New Roman" w:hAnsi="Times New Roman" w:cs="Times New Roman"/>
          <w:sz w:val="28"/>
          <w:szCs w:val="28"/>
        </w:rPr>
        <w:t xml:space="preserve"> </w:t>
      </w:r>
      <w:r w:rsidRPr="001B080B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B080B">
        <w:rPr>
          <w:rFonts w:ascii="Times New Roman" w:hAnsi="Times New Roman" w:cs="Times New Roman"/>
          <w:sz w:val="28"/>
          <w:szCs w:val="28"/>
        </w:rPr>
        <w:t>.</w:t>
      </w:r>
    </w:p>
    <w:p w14:paraId="17E4BA13" w14:textId="77777777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C33695" w14:textId="77777777" w:rsidR="000E150C" w:rsidRPr="000E150C" w:rsidRDefault="000E150C" w:rsidP="00CE4241">
      <w:pPr>
        <w:keepNext/>
        <w:keepLines/>
        <w:numPr>
          <w:ilvl w:val="0"/>
          <w:numId w:val="106"/>
        </w:numPr>
        <w:tabs>
          <w:tab w:val="left" w:pos="284"/>
        </w:tabs>
        <w:spacing w:after="0" w:line="360" w:lineRule="auto"/>
        <w:ind w:left="284" w:hanging="284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98" w:name="_Toc448842487"/>
      <w:bookmarkStart w:id="199" w:name="_Toc454375122"/>
      <w:r w:rsidRPr="000E150C">
        <w:rPr>
          <w:rFonts w:ascii="Times New Roman" w:eastAsia="Times New Roman" w:hAnsi="Times New Roman" w:cs="Times New Roman"/>
          <w:b/>
          <w:bCs/>
          <w:sz w:val="32"/>
          <w:szCs w:val="32"/>
        </w:rPr>
        <w:t>Выполнение программы</w:t>
      </w:r>
      <w:bookmarkEnd w:id="198"/>
      <w:bookmarkEnd w:id="199"/>
    </w:p>
    <w:p w14:paraId="2811B724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AAB9EB8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E150C">
        <w:rPr>
          <w:rFonts w:ascii="Times New Roman" w:eastAsia="Calibri" w:hAnsi="Times New Roman" w:cs="Times New Roman"/>
          <w:sz w:val="28"/>
        </w:rPr>
        <w:t>Основные Функции программы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:</w:t>
      </w:r>
    </w:p>
    <w:p w14:paraId="029AC5C1" w14:textId="70EC851D" w:rsidR="00F62A45" w:rsidRDefault="00F62A45" w:rsidP="003035E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п</w:t>
      </w:r>
      <w:r>
        <w:rPr>
          <w:u w:color="000000"/>
          <w:bdr w:val="nil"/>
          <w:lang w:eastAsia="ru-RU"/>
        </w:rPr>
        <w:t>росмотр таблицц</w:t>
      </w:r>
      <w:r w:rsidRPr="001B080B">
        <w:rPr>
          <w:u w:color="000000"/>
          <w:bdr w:val="nil"/>
          <w:lang w:eastAsia="ru-RU"/>
        </w:rPr>
        <w:t xml:space="preserve"> содержащие сведения о клиентах, сотрудниках, продуктах и заказах;</w:t>
      </w:r>
    </w:p>
    <w:p w14:paraId="06A11E16" w14:textId="112B556D" w:rsidR="00F62A45" w:rsidRDefault="00F62A45" w:rsidP="003035E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просмотр подробную информацию об определенном продукте</w:t>
      </w:r>
      <w:r w:rsidRPr="005B67C0">
        <w:rPr>
          <w:u w:color="000000"/>
          <w:bdr w:val="nil"/>
          <w:lang w:eastAsia="ru-RU"/>
        </w:rPr>
        <w:t>;</w:t>
      </w:r>
    </w:p>
    <w:p w14:paraId="6E0BE278" w14:textId="26571C7C" w:rsidR="00F62A45" w:rsidRDefault="00F62A45" w:rsidP="003035E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просмотр отчетов</w:t>
      </w:r>
      <w:r w:rsidRPr="001B080B">
        <w:rPr>
          <w:u w:color="000000"/>
          <w:bdr w:val="nil"/>
          <w:lang w:eastAsia="ru-RU"/>
        </w:rPr>
        <w:t xml:space="preserve"> с возможностью фильтрации данных, за определенные периоды;</w:t>
      </w:r>
    </w:p>
    <w:p w14:paraId="58FC1A6E" w14:textId="77777777" w:rsidR="00F62A45" w:rsidRPr="001B080B" w:rsidRDefault="00F62A45" w:rsidP="003035E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отображать диаграммы на основе статистики</w:t>
      </w:r>
      <w:r w:rsidRPr="006E7CA9">
        <w:rPr>
          <w:u w:color="000000"/>
          <w:bdr w:val="nil"/>
          <w:lang w:eastAsia="ru-RU"/>
        </w:rPr>
        <w:t>;</w:t>
      </w:r>
    </w:p>
    <w:p w14:paraId="0D32FC3B" w14:textId="35B125D4" w:rsidR="00741606" w:rsidRDefault="00F62A45" w:rsidP="003035E6">
      <w:pPr>
        <w:pStyle w:val="af5"/>
        <w:numPr>
          <w:ilvl w:val="1"/>
          <w:numId w:val="67"/>
        </w:numPr>
        <w:ind w:left="709" w:hanging="283"/>
        <w:rPr>
          <w:u w:color="000000"/>
          <w:bdr w:val="nil"/>
          <w:lang w:eastAsia="ru-RU"/>
        </w:rPr>
      </w:pPr>
      <w:r w:rsidRPr="001B080B">
        <w:rPr>
          <w:u w:color="000000"/>
          <w:bdr w:val="nil"/>
          <w:lang w:eastAsia="ru-RU"/>
        </w:rPr>
        <w:t>вывод</w:t>
      </w:r>
      <w:r>
        <w:rPr>
          <w:u w:color="000000"/>
          <w:bdr w:val="nil"/>
          <w:lang w:eastAsia="ru-RU"/>
        </w:rPr>
        <w:t>ить отчеты</w:t>
      </w:r>
      <w:r w:rsidRPr="001B080B">
        <w:rPr>
          <w:u w:color="000000"/>
          <w:bdr w:val="nil"/>
          <w:lang w:eastAsia="ru-RU"/>
        </w:rPr>
        <w:t xml:space="preserve"> во внешние программы (</w:t>
      </w:r>
      <w:r w:rsidRPr="001B080B">
        <w:rPr>
          <w:u w:color="000000"/>
          <w:bdr w:val="nil"/>
          <w:lang w:val="en-US" w:eastAsia="ru-RU"/>
        </w:rPr>
        <w:t>Word</w:t>
      </w:r>
      <w:r w:rsidRPr="001B080B">
        <w:rPr>
          <w:u w:color="000000"/>
          <w:bdr w:val="nil"/>
          <w:lang w:eastAsia="ru-RU"/>
        </w:rPr>
        <w:t xml:space="preserve">, </w:t>
      </w:r>
      <w:r w:rsidRPr="001B080B">
        <w:rPr>
          <w:u w:color="000000"/>
          <w:bdr w:val="nil"/>
          <w:lang w:val="en-US" w:eastAsia="ru-RU"/>
        </w:rPr>
        <w:t>Excel</w:t>
      </w:r>
      <w:r w:rsidRPr="001B080B">
        <w:rPr>
          <w:u w:color="000000"/>
          <w:bdr w:val="nil"/>
          <w:lang w:eastAsia="ru-RU"/>
        </w:rPr>
        <w:t>).</w:t>
      </w:r>
    </w:p>
    <w:p w14:paraId="68050570" w14:textId="77777777" w:rsidR="00F62A45" w:rsidRPr="00F62A45" w:rsidRDefault="00F62A45" w:rsidP="00F62A45">
      <w:pPr>
        <w:pStyle w:val="af5"/>
        <w:ind w:left="349" w:firstLine="0"/>
        <w:rPr>
          <w:u w:color="000000"/>
          <w:bdr w:val="nil"/>
          <w:lang w:eastAsia="ru-RU"/>
        </w:rPr>
      </w:pPr>
    </w:p>
    <w:p w14:paraId="78030898" w14:textId="77777777" w:rsidR="00741606" w:rsidRPr="00F62A45" w:rsidRDefault="00741606" w:rsidP="00F62A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 xml:space="preserve">Запуск программы производится путем запуска, исполняемого </w:t>
      </w:r>
      <w:r w:rsidRPr="00F62A45">
        <w:rPr>
          <w:rFonts w:ascii="Times New Roman" w:hAnsi="Times New Roman"/>
          <w:sz w:val="28"/>
          <w:szCs w:val="28"/>
          <w:lang w:val="en-US"/>
        </w:rPr>
        <w:t>ex</w:t>
      </w:r>
      <w:r w:rsidRPr="00F62A45">
        <w:rPr>
          <w:rFonts w:ascii="Times New Roman" w:hAnsi="Times New Roman"/>
          <w:sz w:val="28"/>
          <w:szCs w:val="28"/>
        </w:rPr>
        <w:t>е файла.</w:t>
      </w:r>
    </w:p>
    <w:p w14:paraId="7EF77C54" w14:textId="1B6F611C" w:rsidR="00741606" w:rsidRPr="00F62A45" w:rsidRDefault="00741606" w:rsidP="00F62A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>При наличии проблем с подключением к базе данных появляется следующее окно:</w:t>
      </w:r>
    </w:p>
    <w:p w14:paraId="7769ABDB" w14:textId="77777777" w:rsidR="00741606" w:rsidRPr="00F62A45" w:rsidRDefault="00741606" w:rsidP="00F62A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>Рисунок 3.1 – Ошибка подключения к базе данных</w:t>
      </w:r>
    </w:p>
    <w:p w14:paraId="2BF2EED0" w14:textId="77777777" w:rsidR="00741606" w:rsidRPr="00F62A45" w:rsidRDefault="00741606" w:rsidP="00F62A45">
      <w:pPr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725FF0F8" w14:textId="60643FF3" w:rsidR="00C92B0F" w:rsidRDefault="00741606" w:rsidP="00C92B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>Необходимо убедится, что программа корректно скопирована с установочного носителя и система соответствует требованиям. Перечисленным выше.</w:t>
      </w:r>
    </w:p>
    <w:p w14:paraId="00F64099" w14:textId="77777777" w:rsidR="00C92B0F" w:rsidRDefault="00C92B0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EF677F1" w14:textId="77777777" w:rsidR="00C92B0F" w:rsidRPr="00F62A45" w:rsidRDefault="00C92B0F" w:rsidP="00C92B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A0B2413" w14:textId="77777777" w:rsidR="00741606" w:rsidRPr="00F62A45" w:rsidRDefault="00741606" w:rsidP="003035E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>После запуска программы, появляется окно авторизации.</w:t>
      </w:r>
    </w:p>
    <w:p w14:paraId="68739AC2" w14:textId="77777777" w:rsidR="00741606" w:rsidRPr="00F62A45" w:rsidRDefault="00741606" w:rsidP="00C92B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5A6EA8" wp14:editId="4D541539">
            <wp:extent cx="4914900" cy="2466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E49C" w14:textId="3B535D48" w:rsidR="00741606" w:rsidRPr="00F62A45" w:rsidRDefault="00D235FA" w:rsidP="00C92B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Pr="00D235FA">
        <w:rPr>
          <w:rFonts w:ascii="Times New Roman" w:hAnsi="Times New Roman"/>
          <w:sz w:val="28"/>
          <w:szCs w:val="28"/>
        </w:rPr>
        <w:t>1</w:t>
      </w:r>
      <w:r w:rsidR="00741606" w:rsidRPr="00F62A45">
        <w:rPr>
          <w:rFonts w:ascii="Times New Roman" w:hAnsi="Times New Roman"/>
          <w:sz w:val="28"/>
          <w:szCs w:val="28"/>
        </w:rPr>
        <w:t xml:space="preserve"> – Окно входа</w:t>
      </w:r>
    </w:p>
    <w:p w14:paraId="5E020FAF" w14:textId="39A50A80" w:rsidR="003035E6" w:rsidRDefault="003035E6" w:rsidP="003035E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входе в программу с пользователем Клиент, появляется следующее окно:</w:t>
      </w:r>
    </w:p>
    <w:p w14:paraId="53EF7DD2" w14:textId="6525C586" w:rsidR="000E150C" w:rsidRPr="003035E6" w:rsidRDefault="003035E6" w:rsidP="003035E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3.3 – Интерфейс просмотра продукции</w:t>
      </w:r>
    </w:p>
    <w:p w14:paraId="25BAB343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При входе с пользователем администратор появляется основной интерфейс программ.</w:t>
      </w:r>
    </w:p>
    <w:p w14:paraId="067BE03E" w14:textId="676B39CA" w:rsidR="000E150C" w:rsidRPr="000E150C" w:rsidRDefault="003035E6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3.4 – Основной интерфейс программы</w:t>
      </w:r>
    </w:p>
    <w:p w14:paraId="59566843" w14:textId="35199695" w:rsid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Для Добавления клиента, сотрудника, услуги необходимо нажать на соответствующую кнопку в панели инструментов и ввести данные.</w:t>
      </w:r>
    </w:p>
    <w:p w14:paraId="62EAC5F4" w14:textId="587EFCC9" w:rsidR="000E150C" w:rsidRPr="000E150C" w:rsidRDefault="003035E6" w:rsidP="003035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3.5 – Интерфейс добавление заказа</w:t>
      </w:r>
    </w:p>
    <w:p w14:paraId="63B905E5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Для добавления заказа необходимо нажать добавить заказ.</w:t>
      </w:r>
    </w:p>
    <w:p w14:paraId="4C23FD61" w14:textId="77777777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0E150C">
        <w:rPr>
          <w:rFonts w:ascii="Times New Roman" w:eastAsia="Calibri" w:hAnsi="Times New Roman" w:cs="Times New Roman"/>
          <w:sz w:val="28"/>
        </w:rPr>
        <w:t xml:space="preserve">Затем совершать двойной щелчок по полям 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id</w:t>
      </w:r>
      <w:r w:rsidRPr="000E150C">
        <w:rPr>
          <w:rFonts w:ascii="Times New Roman" w:eastAsia="Calibri" w:hAnsi="Times New Roman" w:cs="Times New Roman"/>
          <w:sz w:val="28"/>
        </w:rPr>
        <w:t xml:space="preserve">_услуга, id_клиент, 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id</w:t>
      </w:r>
      <w:r w:rsidRPr="000E150C">
        <w:rPr>
          <w:rFonts w:ascii="Times New Roman" w:eastAsia="Calibri" w:hAnsi="Times New Roman" w:cs="Times New Roman"/>
          <w:sz w:val="28"/>
        </w:rPr>
        <w:t>_ сотрудник и заполнить остальную информацию.</w:t>
      </w:r>
    </w:p>
    <w:p w14:paraId="1BBC4E41" w14:textId="5AAF5A63" w:rsidR="000E150C" w:rsidRPr="000E150C" w:rsidRDefault="003035E6" w:rsidP="000E15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Рисунок 3.6</w:t>
      </w:r>
      <w:r w:rsidRPr="00D11E62">
        <w:rPr>
          <w:rFonts w:ascii="Times New Roman" w:eastAsia="Calibri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t>Интерфейс Добавление заказа</w:t>
      </w:r>
    </w:p>
    <w:p w14:paraId="2212C930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 xml:space="preserve">Присутствует фильтрация ввода (Нельзя ввести буква в поля </w:t>
      </w:r>
      <w:r w:rsidRPr="000E150C">
        <w:rPr>
          <w:rFonts w:ascii="Times New Roman" w:eastAsia="Calibri" w:hAnsi="Times New Roman" w:cs="Times New Roman"/>
          <w:sz w:val="28"/>
          <w:lang w:val="en-US"/>
        </w:rPr>
        <w:t>id</w:t>
      </w:r>
      <w:r w:rsidRPr="000E150C">
        <w:rPr>
          <w:rFonts w:ascii="Times New Roman" w:eastAsia="Calibri" w:hAnsi="Times New Roman" w:cs="Times New Roman"/>
          <w:sz w:val="28"/>
        </w:rPr>
        <w:t xml:space="preserve">, стоимость или цифры в поля фамилия, имя, отчество) </w:t>
      </w:r>
    </w:p>
    <w:p w14:paraId="45BD0B68" w14:textId="77777777" w:rsidR="000E150C" w:rsidRPr="000E150C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Далее необходимо нажать кнопку Ок.</w:t>
      </w:r>
    </w:p>
    <w:p w14:paraId="74604EF1" w14:textId="77777777" w:rsidR="003035E6" w:rsidRDefault="000E150C" w:rsidP="000E150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Для печати чека необходимо нажать на кнопку “Печать чека”</w:t>
      </w:r>
    </w:p>
    <w:p w14:paraId="006B6DE0" w14:textId="3B0FA7B9" w:rsidR="000E150C" w:rsidRPr="000E150C" w:rsidRDefault="003035E6" w:rsidP="003035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Рисунок 3.7 – Вывод накладной в </w:t>
      </w:r>
      <w:r>
        <w:rPr>
          <w:rFonts w:ascii="Times New Roman" w:eastAsia="Calibri" w:hAnsi="Times New Roman" w:cs="Times New Roman"/>
          <w:sz w:val="28"/>
          <w:lang w:val="en-US"/>
        </w:rPr>
        <w:t>Word</w:t>
      </w:r>
    </w:p>
    <w:p w14:paraId="3462DCBA" w14:textId="77777777" w:rsidR="000E150C" w:rsidRPr="000E150C" w:rsidRDefault="000E150C" w:rsidP="000E15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E150C">
        <w:rPr>
          <w:rFonts w:ascii="Times New Roman" w:eastAsia="Calibri" w:hAnsi="Times New Roman" w:cs="Times New Roman"/>
          <w:sz w:val="28"/>
        </w:rPr>
        <w:t>Для просмотра отчетов необходимо перейти в “Финансовый отчет и статистика” далее выбрать период, выбрать критерии в выпадающих списках, нажать сформировать отчет и печать.</w:t>
      </w:r>
    </w:p>
    <w:p w14:paraId="46C4862E" w14:textId="09BB09CC" w:rsidR="000E150C" w:rsidRPr="000E150C" w:rsidRDefault="000E150C" w:rsidP="003035E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8EE0E08" w14:textId="5931CDB6" w:rsidR="003035E6" w:rsidRDefault="003035E6" w:rsidP="003035E6">
      <w:pPr>
        <w:spacing w:after="0" w:line="360" w:lineRule="auto"/>
        <w:jc w:val="center"/>
        <w:rPr>
          <w:rFonts w:ascii="Times New Roman" w:eastAsia="Calibri" w:hAnsi="Times New Roman" w:cs="Arial Unicode MS"/>
          <w:color w:val="000000"/>
          <w:sz w:val="28"/>
          <w:szCs w:val="28"/>
        </w:rPr>
      </w:pPr>
      <w:r>
        <w:rPr>
          <w:rFonts w:ascii="Times New Roman" w:eastAsia="Calibri" w:hAnsi="Times New Roman" w:cs="Arial Unicode MS"/>
          <w:color w:val="000000"/>
          <w:sz w:val="28"/>
          <w:szCs w:val="28"/>
        </w:rPr>
        <w:t>Рисунок 3.8 – Вывод отчета за период</w:t>
      </w:r>
    </w:p>
    <w:p w14:paraId="414A8CBD" w14:textId="214D98DD" w:rsidR="00C92B0F" w:rsidRPr="003035E6" w:rsidRDefault="00C92B0F" w:rsidP="00CE4241">
      <w:pPr>
        <w:spacing w:after="0" w:line="360" w:lineRule="auto"/>
        <w:ind w:firstLine="709"/>
        <w:jc w:val="center"/>
        <w:rPr>
          <w:rFonts w:ascii="Times New Roman" w:eastAsia="Calibri" w:hAnsi="Times New Roman" w:cs="Arial Unicode MS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завершения работы</w:t>
      </w:r>
      <w:r w:rsidRPr="00F62A45">
        <w:rPr>
          <w:rFonts w:ascii="Times New Roman" w:hAnsi="Times New Roman"/>
          <w:sz w:val="28"/>
          <w:szCs w:val="28"/>
        </w:rPr>
        <w:t xml:space="preserve"> с программой необходимо выбрать меню-&gt; выход.</w:t>
      </w:r>
    </w:p>
    <w:p w14:paraId="6405FFCE" w14:textId="77777777" w:rsidR="00C92B0F" w:rsidRPr="00F62A45" w:rsidRDefault="00C92B0F" w:rsidP="00C92B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>Некорректное завершение программы может привести к возникновению ошибок в базе данных. Необходимо помнить, о необходимости регулярного создания резервных копий базы данных.</w:t>
      </w:r>
    </w:p>
    <w:p w14:paraId="5533772C" w14:textId="1F4959DB" w:rsidR="003035E6" w:rsidRDefault="00C92B0F" w:rsidP="00C92B0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62A45">
        <w:rPr>
          <w:rFonts w:ascii="Times New Roman" w:hAnsi="Times New Roman"/>
          <w:sz w:val="28"/>
          <w:szCs w:val="28"/>
        </w:rPr>
        <w:t>Рисунок 3.9 – Выход из программы</w:t>
      </w:r>
    </w:p>
    <w:p w14:paraId="7C5C69ED" w14:textId="204A0D0F" w:rsidR="000E150C" w:rsidRPr="003035E6" w:rsidRDefault="003035E6" w:rsidP="003035E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5FCEE40" w14:textId="36C5D417" w:rsidR="000E150C" w:rsidRDefault="000E150C" w:rsidP="000E150C">
      <w:pPr>
        <w:pStyle w:val="10"/>
        <w:numPr>
          <w:ilvl w:val="0"/>
          <w:numId w:val="0"/>
        </w:numPr>
      </w:pPr>
      <w:r>
        <w:lastRenderedPageBreak/>
        <w:t>ПРИЛОЖЕНИЕ Г</w:t>
      </w:r>
    </w:p>
    <w:p w14:paraId="5E66525E" w14:textId="1BD8E1DF" w:rsidR="003035E6" w:rsidRDefault="000E150C" w:rsidP="000E150C">
      <w:pPr>
        <w:pStyle w:val="af5"/>
        <w:ind w:firstLine="0"/>
        <w:jc w:val="center"/>
        <w:rPr>
          <w:b/>
          <w:sz w:val="32"/>
          <w:szCs w:val="32"/>
        </w:rPr>
      </w:pPr>
      <w:r w:rsidRPr="000E150C">
        <w:rPr>
          <w:b/>
          <w:sz w:val="32"/>
          <w:szCs w:val="32"/>
        </w:rPr>
        <w:t>Листинг</w:t>
      </w:r>
      <w:r w:rsidR="003035E6">
        <w:rPr>
          <w:b/>
          <w:sz w:val="32"/>
          <w:szCs w:val="32"/>
        </w:rPr>
        <w:t xml:space="preserve"> программного кода</w:t>
      </w:r>
    </w:p>
    <w:p w14:paraId="27EF6EB8" w14:textId="77777777" w:rsidR="003035E6" w:rsidRPr="00D11E62" w:rsidRDefault="003035E6" w:rsidP="003035E6">
      <w:pPr>
        <w:pStyle w:val="af5"/>
      </w:pPr>
      <w:r w:rsidRPr="003035E6">
        <w:rPr>
          <w:lang w:val="en-US"/>
        </w:rPr>
        <w:t>unit</w:t>
      </w:r>
      <w:r w:rsidRPr="00D11E62">
        <w:t xml:space="preserve"> </w:t>
      </w:r>
      <w:r w:rsidRPr="003035E6">
        <w:rPr>
          <w:lang w:val="en-US"/>
        </w:rPr>
        <w:t>Login</w:t>
      </w:r>
      <w:r w:rsidRPr="00D11E62">
        <w:t>;</w:t>
      </w:r>
    </w:p>
    <w:p w14:paraId="27775CB1" w14:textId="77777777" w:rsidR="003035E6" w:rsidRPr="00D11E62" w:rsidRDefault="003035E6" w:rsidP="003035E6">
      <w:pPr>
        <w:pStyle w:val="af5"/>
      </w:pPr>
    </w:p>
    <w:p w14:paraId="292BAF98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interface</w:t>
      </w:r>
    </w:p>
    <w:p w14:paraId="0BFC2407" w14:textId="77777777" w:rsidR="003035E6" w:rsidRPr="003035E6" w:rsidRDefault="003035E6" w:rsidP="003035E6">
      <w:pPr>
        <w:pStyle w:val="af5"/>
        <w:rPr>
          <w:lang w:val="en-US"/>
        </w:rPr>
      </w:pPr>
    </w:p>
    <w:p w14:paraId="62FED0CC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uses</w:t>
      </w:r>
    </w:p>
    <w:p w14:paraId="649CFB0C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Winapi.Windows, Winapi.Messages, System.SysUtils, System.Variants, System.Classes, Vcl.Graphics,</w:t>
      </w:r>
    </w:p>
    <w:p w14:paraId="7557EC8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Vcl.Controls, Vcl.Forms, Vcl.Dialogs, Vcl.ExtCtrls, Vcl.StdCtrls, Data.DB,</w:t>
      </w:r>
    </w:p>
    <w:p w14:paraId="4918CEF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Data.Win.ADODB, Vcl.Imaging.pngimage, Vcl.ComCtrls;</w:t>
      </w:r>
    </w:p>
    <w:p w14:paraId="57C93CFD" w14:textId="77777777" w:rsidR="003035E6" w:rsidRPr="003035E6" w:rsidRDefault="003035E6" w:rsidP="003035E6">
      <w:pPr>
        <w:pStyle w:val="af5"/>
        <w:rPr>
          <w:lang w:val="en-US"/>
        </w:rPr>
      </w:pPr>
    </w:p>
    <w:p w14:paraId="5E358C87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type</w:t>
      </w:r>
    </w:p>
    <w:p w14:paraId="475CEFFC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TForm1 = class(TForm)</w:t>
      </w:r>
    </w:p>
    <w:p w14:paraId="536F6153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Image1: TImage;</w:t>
      </w:r>
    </w:p>
    <w:p w14:paraId="72F591A1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Label1: TLabel;</w:t>
      </w:r>
    </w:p>
    <w:p w14:paraId="51E0BD95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Label2: TLabel;</w:t>
      </w:r>
    </w:p>
    <w:p w14:paraId="35D5CCC7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Label3: TLabel;</w:t>
      </w:r>
    </w:p>
    <w:p w14:paraId="661DCB5A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ComboBox1: TComboBox;</w:t>
      </w:r>
    </w:p>
    <w:p w14:paraId="200F2C77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Edit1: TEdit;</w:t>
      </w:r>
    </w:p>
    <w:p w14:paraId="012992DF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Button1: TButton;</w:t>
      </w:r>
    </w:p>
    <w:p w14:paraId="32F42CFC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Button2: TButton;</w:t>
      </w:r>
    </w:p>
    <w:p w14:paraId="5C6E8D52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PageControl1: TPageControl;</w:t>
      </w:r>
    </w:p>
    <w:p w14:paraId="18307CF6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TabSheet1: TTabSheet;</w:t>
      </w:r>
    </w:p>
    <w:p w14:paraId="1736B665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TabSheet2: TTabSheet;</w:t>
      </w:r>
    </w:p>
    <w:p w14:paraId="2900100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TabSheet3: TTabSheet;</w:t>
      </w:r>
    </w:p>
    <w:p w14:paraId="0274373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RichEdit1: TRichEdit;</w:t>
      </w:r>
    </w:p>
    <w:p w14:paraId="3F75E0F6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RichEdit2: TRichEdit;</w:t>
      </w:r>
    </w:p>
    <w:p w14:paraId="284423E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lastRenderedPageBreak/>
        <w:t xml:space="preserve">    RichEdit3: TRichEdit;</w:t>
      </w:r>
    </w:p>
    <w:p w14:paraId="5920FF12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TabSheet4: TTabSheet;</w:t>
      </w:r>
    </w:p>
    <w:p w14:paraId="61E6464E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RichEdit4: TRichEdit;</w:t>
      </w:r>
    </w:p>
    <w:p w14:paraId="5A240656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Panel1: TPanel;</w:t>
      </w:r>
    </w:p>
    <w:p w14:paraId="3313EF94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Button3: TButton;</w:t>
      </w:r>
    </w:p>
    <w:p w14:paraId="1EDACE8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procedure Button2Click(Sender: TObject);</w:t>
      </w:r>
    </w:p>
    <w:p w14:paraId="4B3272CD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procedure Button1Click(Sender: TObject);</w:t>
      </w:r>
    </w:p>
    <w:p w14:paraId="696B072D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procedure FormCreate(Sender: TObject);</w:t>
      </w:r>
    </w:p>
    <w:p w14:paraId="49FF27F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function LoadRTFFromFile: Boolean;</w:t>
      </w:r>
    </w:p>
    <w:p w14:paraId="5CADB1D5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procedure Button3Click(Sender: TObject);</w:t>
      </w:r>
    </w:p>
    <w:p w14:paraId="0E8C1691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private</w:t>
      </w:r>
    </w:p>
    <w:p w14:paraId="2F4A7884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{ Private declarations }</w:t>
      </w:r>
    </w:p>
    <w:p w14:paraId="56FE308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public</w:t>
      </w:r>
    </w:p>
    <w:p w14:paraId="70978274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{ Public declarations }</w:t>
      </w:r>
    </w:p>
    <w:p w14:paraId="7F7481D1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end;</w:t>
      </w:r>
    </w:p>
    <w:p w14:paraId="33A51B7F" w14:textId="77777777" w:rsidR="003035E6" w:rsidRPr="003035E6" w:rsidRDefault="003035E6" w:rsidP="003035E6">
      <w:pPr>
        <w:pStyle w:val="af5"/>
        <w:rPr>
          <w:lang w:val="en-US"/>
        </w:rPr>
      </w:pPr>
    </w:p>
    <w:p w14:paraId="601CB89E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var</w:t>
      </w:r>
    </w:p>
    <w:p w14:paraId="48E36B4D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Form1: TForm1;</w:t>
      </w:r>
    </w:p>
    <w:p w14:paraId="57984402" w14:textId="77777777" w:rsidR="003035E6" w:rsidRPr="003035E6" w:rsidRDefault="003035E6" w:rsidP="003035E6">
      <w:pPr>
        <w:pStyle w:val="af5"/>
        <w:rPr>
          <w:lang w:val="en-US"/>
        </w:rPr>
      </w:pPr>
    </w:p>
    <w:p w14:paraId="0775F52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implementation</w:t>
      </w:r>
    </w:p>
    <w:p w14:paraId="534B3070" w14:textId="77777777" w:rsidR="003035E6" w:rsidRPr="003035E6" w:rsidRDefault="003035E6" w:rsidP="003035E6">
      <w:pPr>
        <w:pStyle w:val="af5"/>
        <w:rPr>
          <w:lang w:val="en-US"/>
        </w:rPr>
      </w:pPr>
    </w:p>
    <w:p w14:paraId="1292006B" w14:textId="114C200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{$R *.dfm}</w:t>
      </w:r>
    </w:p>
    <w:p w14:paraId="17569108" w14:textId="5AF8AE86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uses Main, Guest, DM;</w:t>
      </w:r>
    </w:p>
    <w:p w14:paraId="6F06A73C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procedure TForm1.Button1Click(Sender: TObject); // Открытие гостевой формы</w:t>
      </w:r>
    </w:p>
    <w:p w14:paraId="6D4AA60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begin</w:t>
      </w:r>
    </w:p>
    <w:p w14:paraId="63CF3BE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//Form1.Visible := False;</w:t>
      </w:r>
    </w:p>
    <w:p w14:paraId="203A9232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Form1.Hide;</w:t>
      </w:r>
    </w:p>
    <w:p w14:paraId="02074A41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Form2.Show;</w:t>
      </w:r>
    </w:p>
    <w:p w14:paraId="77891D51" w14:textId="2923BC39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lastRenderedPageBreak/>
        <w:t>end;</w:t>
      </w:r>
    </w:p>
    <w:p w14:paraId="6236B46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procedure TForm1.Button2Click(Sender: TObject);      // Выход из программы</w:t>
      </w:r>
    </w:p>
    <w:p w14:paraId="67B460C8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begin</w:t>
      </w:r>
    </w:p>
    <w:p w14:paraId="0DF1D8C9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if Application.MessageBox('Закрыть?','Выход из программы', MB_YESNO+MB_ICONQUESTION) = IDYES then</w:t>
      </w:r>
    </w:p>
    <w:p w14:paraId="121661BA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  Close;</w:t>
      </w:r>
    </w:p>
    <w:p w14:paraId="175A07B2" w14:textId="3EE66E56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end;</w:t>
      </w:r>
    </w:p>
    <w:p w14:paraId="73E60703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procedure TForm1.Button3Click(Sender: TObject);</w:t>
      </w:r>
    </w:p>
    <w:p w14:paraId="5AA7E5A4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begin</w:t>
      </w:r>
    </w:p>
    <w:p w14:paraId="76219F9D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PageControl1.Visible := True;</w:t>
      </w:r>
    </w:p>
    <w:p w14:paraId="02F53E7A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Form1.Height := 400;</w:t>
      </w:r>
    </w:p>
    <w:p w14:paraId="156A8C4A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Button1.Visible := False;</w:t>
      </w:r>
    </w:p>
    <w:p w14:paraId="69FE11BD" w14:textId="0FE42830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end;</w:t>
      </w:r>
    </w:p>
    <w:p w14:paraId="52FB7945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procedure TForm1.FormCreate(Sender: TObject);</w:t>
      </w:r>
    </w:p>
    <w:p w14:paraId="14681E57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begin</w:t>
      </w:r>
    </w:p>
    <w:p w14:paraId="7960B403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PageControl1.Visible := False;</w:t>
      </w:r>
    </w:p>
    <w:p w14:paraId="0DE6D114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Form1.Height := 215;</w:t>
      </w:r>
    </w:p>
    <w:p w14:paraId="6AEF94A6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LoadRTFFromFile;  // Загрузка соглашений</w:t>
      </w:r>
    </w:p>
    <w:p w14:paraId="0426A0D7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end;</w:t>
      </w:r>
    </w:p>
    <w:p w14:paraId="58F50762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function TForm1.LoadRTFFromFile: Boolean; // Загрузка соглашений</w:t>
      </w:r>
    </w:p>
    <w:p w14:paraId="4B292C0B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begin</w:t>
      </w:r>
    </w:p>
    <w:p w14:paraId="058B7BFD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try</w:t>
      </w:r>
    </w:p>
    <w:p w14:paraId="53205228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SendMessage(RichEdit4.Handle,EM_LIMITTEXT,$FFFFFFFF,0);</w:t>
      </w:r>
    </w:p>
    <w:p w14:paraId="19FC99AE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RichEdit1.Lines.LoadFromFile('Docs/ua.rtf'); //Пользовательское соглашение</w:t>
      </w:r>
    </w:p>
    <w:p w14:paraId="0AA0773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RichEdit2.Lines.LoadFromFile('Docs/ap.rtf'); // Политика конф</w:t>
      </w:r>
    </w:p>
    <w:p w14:paraId="49093126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RichEdit3.Lines.LoadFromFile('Docs/pt.rtf'); // Условия покупки</w:t>
      </w:r>
    </w:p>
    <w:p w14:paraId="00AF47F0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RichEdit4.Lines.LoadFromFile('Docs/pa.rtf'); // Станд сотрудникчнства</w:t>
      </w:r>
    </w:p>
    <w:p w14:paraId="5F678074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lastRenderedPageBreak/>
        <w:t xml:space="preserve">  Result := True</w:t>
      </w:r>
    </w:p>
    <w:p w14:paraId="20B7B9CF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except</w:t>
      </w:r>
    </w:p>
    <w:p w14:paraId="43600D12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ShowMessage('Ошибка при загрузке документов');</w:t>
      </w:r>
    </w:p>
    <w:p w14:paraId="56E24155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 xml:space="preserve">  Result := False;</w:t>
      </w:r>
    </w:p>
    <w:p w14:paraId="40F132E5" w14:textId="77777777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end;</w:t>
      </w:r>
    </w:p>
    <w:p w14:paraId="57A6738B" w14:textId="30755BC0" w:rsidR="003035E6" w:rsidRPr="003035E6" w:rsidRDefault="003035E6" w:rsidP="003035E6">
      <w:pPr>
        <w:pStyle w:val="af5"/>
        <w:rPr>
          <w:lang w:val="en-US"/>
        </w:rPr>
      </w:pPr>
      <w:r w:rsidRPr="003035E6">
        <w:rPr>
          <w:lang w:val="en-US"/>
        </w:rPr>
        <w:t>end;</w:t>
      </w:r>
    </w:p>
    <w:p w14:paraId="5FDFA0F0" w14:textId="280011EA" w:rsidR="00960917" w:rsidRPr="00D7113C" w:rsidRDefault="003035E6" w:rsidP="00D7113C">
      <w:pPr>
        <w:pStyle w:val="af5"/>
        <w:ind w:firstLine="0"/>
        <w:rPr>
          <w:lang w:val="en-US"/>
        </w:rPr>
      </w:pPr>
      <w:r w:rsidRPr="003035E6">
        <w:rPr>
          <w:lang w:val="en-US"/>
        </w:rPr>
        <w:t>end.</w:t>
      </w:r>
    </w:p>
    <w:sectPr w:rsidR="00960917" w:rsidRPr="00D7113C" w:rsidSect="00E6649E">
      <w:headerReference w:type="default" r:id="rId49"/>
      <w:pgSz w:w="11906" w:h="16838"/>
      <w:pgMar w:top="907" w:right="851" w:bottom="175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FC65B1" w14:textId="77777777" w:rsidR="008E1F32" w:rsidRDefault="008E1F32" w:rsidP="00B54B43">
      <w:pPr>
        <w:spacing w:after="0" w:line="240" w:lineRule="auto"/>
      </w:pPr>
      <w:r>
        <w:separator/>
      </w:r>
    </w:p>
  </w:endnote>
  <w:endnote w:type="continuationSeparator" w:id="0">
    <w:p w14:paraId="2AB1C679" w14:textId="77777777" w:rsidR="008E1F32" w:rsidRDefault="008E1F32" w:rsidP="00B54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911A57" w14:textId="77777777" w:rsidR="008E1F32" w:rsidRDefault="008E1F32" w:rsidP="00B54B43">
      <w:pPr>
        <w:spacing w:after="0" w:line="240" w:lineRule="auto"/>
      </w:pPr>
      <w:r>
        <w:separator/>
      </w:r>
    </w:p>
  </w:footnote>
  <w:footnote w:type="continuationSeparator" w:id="0">
    <w:p w14:paraId="6FEE47C1" w14:textId="77777777" w:rsidR="008E1F32" w:rsidRDefault="008E1F32" w:rsidP="00B54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04CB4" w14:textId="5DFA1034" w:rsidR="00A328F9" w:rsidRPr="00B54B43" w:rsidRDefault="00A328F9">
    <w:pPr>
      <w:pStyle w:val="a7"/>
      <w:rPr>
        <w:rFonts w:ascii="ISOCPEUR" w:eastAsia="Times New Roman" w:hAnsi="ISOCPEUR" w:cs="Times New Roman"/>
        <w:i/>
        <w:sz w:val="18"/>
        <w:szCs w:val="20"/>
        <w:lang w:val="uk-UA" w:eastAsia="ru-RU"/>
      </w:rPr>
    </w:pPr>
    <w:r w:rsidRPr="00E96EE7">
      <w:rPr>
        <w:i/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AD7C225" wp14:editId="5D4C965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673" name="Группа 6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74" name="Rectangle 61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5" name="Line 61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6" name="Line 61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7" name="Line 61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8" name="Line 61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9" name="Line 61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0" name="Line 61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1" name="Line 62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2" name="Line 62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3" name="Line 62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4" name="Line 62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5" name="Rectangle 62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2512E" w14:textId="77777777" w:rsidR="00A328F9" w:rsidRDefault="00A328F9" w:rsidP="00B54B43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6" name="Rectangle 62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9CD2B" w14:textId="77777777" w:rsidR="00A328F9" w:rsidRDefault="00A328F9" w:rsidP="00B54B43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7" name="Rectangle 62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D531F" w14:textId="77777777" w:rsidR="00A328F9" w:rsidRDefault="00A328F9" w:rsidP="00B54B43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8" name="Rectangle 62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6B424" w14:textId="77777777" w:rsidR="00A328F9" w:rsidRDefault="00A328F9" w:rsidP="00B54B43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9" name="Rectangle 62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15E39" w14:textId="77777777" w:rsidR="00A328F9" w:rsidRDefault="00A328F9" w:rsidP="00B54B43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0" name="Rectangle 62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D233D" w14:textId="77777777" w:rsidR="00A328F9" w:rsidRDefault="00A328F9" w:rsidP="00B54B43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1" name="Rectangle 63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81B86" w14:textId="697BDB12" w:rsidR="00A328F9" w:rsidRPr="00724317" w:rsidRDefault="00A328F9" w:rsidP="00B54B43">
                            <w:pPr>
                              <w:pStyle w:val="a4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2" name="Rectangle 63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5D8E5" w14:textId="77777777" w:rsidR="00A328F9" w:rsidRPr="00836D53" w:rsidRDefault="00A328F9" w:rsidP="00B54B43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230115.</w:t>
                            </w:r>
                            <w:r>
                              <w:rPr>
                                <w:lang w:val="en-US"/>
                              </w:rPr>
                              <w:t>002</w:t>
                            </w:r>
                            <w:r>
                              <w:rPr>
                                <w:lang w:val="ru-RU"/>
                              </w:rPr>
                              <w:t>494.002.ПЗКР</w:t>
                            </w:r>
                          </w:p>
                          <w:p w14:paraId="449EAAC0" w14:textId="77777777" w:rsidR="00A328F9" w:rsidRDefault="00A328F9" w:rsidP="00B54B43">
                            <w:pPr>
                              <w:pStyle w:val="a4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D7C225" id="Группа 673" o:spid="_x0000_s1049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BwZp3JPAYAAA9AAAAOAAAA&#10;AAAAAAAAAAAAAC4CAABkcnMvZTJvRG9jLnhtbFBLAQItABQABgAIAAAAIQCMQ7bK4QAAAAwBAAAP&#10;AAAAAAAAAAAAAAAAAJYIAABkcnMvZG93bnJldi54bWxQSwUGAAAAAAQABADzAAAApAkAAAAA&#10;" o:allowincell="f">
              <v:rect id="Rectangle 613" o:spid="_x0000_s1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" filled="f" strokeweight="2pt"/>
              <v:line id="Line 614" o:spid="_x0000_s105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<v:line id="Line 615" o:spid="_x0000_s105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<v:line id="Line 616" o:spid="_x0000_s105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<v:line id="Line 617" o:spid="_x0000_s105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<v:line id="Line 618" o:spid="_x0000_s105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N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N5/wdyYcAbl7AAAA//8DAFBLAQItABQABgAIAAAAIQDb4fbL7gAAAIUBAAATAAAAAAAAAAAA&#10;AAAAAAAAAABbQ29udGVudF9UeXBlc10ueG1sUEsBAi0AFAAGAAgAAAAhAFr0LFu/AAAAFQEAAAsA&#10;AAAAAAAAAAAAAAAAHwEAAF9yZWxzLy5yZWxzUEsBAi0AFAAGAAgAAAAhAG3lM1HEAAAA3AAAAA8A&#10;AAAAAAAAAAAAAAAABwIAAGRycy9kb3ducmV2LnhtbFBLBQYAAAAAAwADALcAAAD4AgAAAAA=&#10;" strokeweight="2pt"/>
              <v:line id="Line 619" o:spid="_x0000_s105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r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X44&#10;E46ATL4AAAD//wMAUEsBAi0AFAAGAAgAAAAhANvh9svuAAAAhQEAABMAAAAAAAAAAAAAAAAAAAAA&#10;AFtDb250ZW50X1R5cGVzXS54bWxQSwECLQAUAAYACAAAACEAWvQsW78AAAAVAQAACwAAAAAAAAAA&#10;AAAAAAAfAQAAX3JlbHMvLnJlbHNQSwECLQAUAAYACAAAACEAyQrq670AAADcAAAADwAAAAAAAAAA&#10;AAAAAAAHAgAAZHJzL2Rvd25yZXYueG1sUEsFBgAAAAADAAMAtwAAAPECAAAAAA==&#10;" strokeweight="2pt"/>
              <v:line id="Line 620" o:spid="_x0000_s105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9w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BL5nwhGQ6w8AAAD//wMAUEsBAi0AFAAGAAgAAAAhANvh9svuAAAAhQEAABMAAAAAAAAAAAAAAAAA&#10;AAAAAFtDb250ZW50X1R5cGVzXS54bWxQSwECLQAUAAYACAAAACEAWvQsW78AAAAVAQAACwAAAAAA&#10;AAAAAAAAAAAfAQAAX3JlbHMvLnJlbHNQSwECLQAUAAYACAAAACEApkZPcMAAAADcAAAADwAAAAAA&#10;AAAAAAAAAAAHAgAAZHJzL2Rvd25yZXYueG1sUEsFBgAAAAADAAMAtwAAAPQCAAAAAA==&#10;" strokeweight="2pt"/>
              <v:line id="Line 621" o:spid="_x0000_s1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O0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NB7C40w6AnJ2BwAA//8DAFBLAQItABQABgAIAAAAIQDb4fbL7gAAAIUBAAATAAAAAAAAAAAA&#10;AAAAAAAAAABbQ29udGVudF9UeXBlc10ueG1sUEsBAi0AFAAGAAgAAAAhAFr0LFu/AAAAFQEAAAsA&#10;AAAAAAAAAAAAAAAAHwEAAF9yZWxzLy5yZWxzUEsBAi0AFAAGAAgAAAAhANInU7TEAAAA3AAAAA8A&#10;AAAAAAAAAAAAAAAABwIAAGRycy9kb3ducmV2LnhtbFBLBQYAAAAAAwADALcAAAD4AgAAAAA=&#10;" strokeweight="1pt"/>
              <v:line id="Line 622" o:spid="_x0000_s1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HS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Odh0nMAAAADcAAAADwAAAAAA&#10;AAAAAAAAAAAHAgAAZHJzL2Rvd25yZXYueG1sUEsFBgAAAAADAAMAtwAAAPQCAAAAAA==&#10;" strokeweight="2pt"/>
              <v:line id="Line 623" o:spid="_x0000_s106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" strokeweight="1pt"/>
              <v:rect id="Rectangle 624" o:spid="_x0000_s106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<v:textbox inset="1pt,1pt,1pt,1pt">
                  <w:txbxContent>
                    <w:p w14:paraId="73F2512E" w14:textId="77777777" w:rsidR="00A328F9" w:rsidRDefault="00A328F9" w:rsidP="00B54B43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25" o:spid="_x0000_s106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<v:textbox inset="1pt,1pt,1pt,1pt">
                  <w:txbxContent>
                    <w:p w14:paraId="4389CD2B" w14:textId="77777777" w:rsidR="00A328F9" w:rsidRDefault="00A328F9" w:rsidP="00B54B43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6" o:spid="_x0000_s106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<v:textbox inset="1pt,1pt,1pt,1pt">
                  <w:txbxContent>
                    <w:p w14:paraId="04ED531F" w14:textId="77777777" w:rsidR="00A328F9" w:rsidRDefault="00A328F9" w:rsidP="00B54B43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27" o:spid="_x0000_s106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<v:textbox inset="1pt,1pt,1pt,1pt">
                  <w:txbxContent>
                    <w:p w14:paraId="0406B424" w14:textId="77777777" w:rsidR="00A328F9" w:rsidRDefault="00A328F9" w:rsidP="00B54B43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28" o:spid="_x0000_s106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<v:textbox inset="1pt,1pt,1pt,1pt">
                  <w:txbxContent>
                    <w:p w14:paraId="06415E39" w14:textId="77777777" w:rsidR="00A328F9" w:rsidRDefault="00A328F9" w:rsidP="00B54B43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29" o:spid="_x0000_s106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<v:textbox inset="1pt,1pt,1pt,1pt">
                  <w:txbxContent>
                    <w:p w14:paraId="651D233D" w14:textId="77777777" w:rsidR="00A328F9" w:rsidRDefault="00A328F9" w:rsidP="00B54B43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30" o:spid="_x0000_s106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SS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NJvC+0w8AnL5AgAA//8DAFBLAQItABQABgAIAAAAIQDb4fbL7gAAAIUBAAATAAAAAAAAAAAAAAAA&#10;AAAAAABbQ29udGVudF9UeXBlc10ueG1sUEsBAi0AFAAGAAgAAAAhAFr0LFu/AAAAFQEAAAsAAAAA&#10;AAAAAAAAAAAAHwEAAF9yZWxzLy5yZWxzUEsBAi0AFAAGAAgAAAAhAGOo1JLBAAAA3AAAAA8AAAAA&#10;AAAAAAAAAAAABwIAAGRycy9kb3ducmV2LnhtbFBLBQYAAAAAAwADALcAAAD1AgAAAAA=&#10;" filled="f" stroked="f" strokeweight=".25pt">
                <v:textbox inset="1pt,1pt,1pt,1pt">
                  <w:txbxContent>
                    <w:p w14:paraId="3B781B86" w14:textId="697BDB12" w:rsidR="00A328F9" w:rsidRPr="00724317" w:rsidRDefault="00A328F9" w:rsidP="00B54B43">
                      <w:pPr>
                        <w:pStyle w:val="a4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631" o:spid="_x0000_s106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<v:textbox inset="1pt,1pt,1pt,1pt">
                  <w:txbxContent>
                    <w:p w14:paraId="5A45D8E5" w14:textId="77777777" w:rsidR="00A328F9" w:rsidRPr="00836D53" w:rsidRDefault="00A328F9" w:rsidP="00B54B43">
                      <w:pPr>
                        <w:pStyle w:val="a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230115.</w:t>
                      </w:r>
                      <w:r>
                        <w:rPr>
                          <w:lang w:val="en-US"/>
                        </w:rPr>
                        <w:t>002</w:t>
                      </w:r>
                      <w:r>
                        <w:rPr>
                          <w:lang w:val="ru-RU"/>
                        </w:rPr>
                        <w:t>494.002.ПЗКР</w:t>
                      </w:r>
                    </w:p>
                    <w:p w14:paraId="449EAAC0" w14:textId="77777777" w:rsidR="00A328F9" w:rsidRDefault="00A328F9" w:rsidP="00B54B43">
                      <w:pPr>
                        <w:pStyle w:val="a4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6ABB644A" w14:textId="77777777" w:rsidR="00A328F9" w:rsidRDefault="00A328F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2049"/>
    <w:multiLevelType w:val="hybridMultilevel"/>
    <w:tmpl w:val="861ED094"/>
    <w:lvl w:ilvl="0" w:tplc="E5126B4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2866F3D"/>
    <w:multiLevelType w:val="hybridMultilevel"/>
    <w:tmpl w:val="97F04A5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527DED"/>
    <w:multiLevelType w:val="hybridMultilevel"/>
    <w:tmpl w:val="1EEA6204"/>
    <w:numStyleLink w:val="4"/>
  </w:abstractNum>
  <w:abstractNum w:abstractNumId="3" w15:restartNumberingAfterBreak="0">
    <w:nsid w:val="03DE1771"/>
    <w:multiLevelType w:val="hybridMultilevel"/>
    <w:tmpl w:val="E1E0E73E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1A03E5"/>
    <w:multiLevelType w:val="hybridMultilevel"/>
    <w:tmpl w:val="1EEA6204"/>
    <w:styleLink w:val="4"/>
    <w:lvl w:ilvl="0" w:tplc="D1E839DC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A62A5FE">
      <w:start w:val="1"/>
      <w:numFmt w:val="bullet"/>
      <w:lvlText w:val="o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37A5F9C">
      <w:start w:val="1"/>
      <w:numFmt w:val="bullet"/>
      <w:lvlText w:val="▪"/>
      <w:lvlJc w:val="left"/>
      <w:pPr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5A2772">
      <w:start w:val="1"/>
      <w:numFmt w:val="bullet"/>
      <w:lvlText w:val="•"/>
      <w:lvlJc w:val="left"/>
      <w:pPr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88ECA6">
      <w:start w:val="1"/>
      <w:numFmt w:val="bullet"/>
      <w:lvlText w:val="o"/>
      <w:lvlJc w:val="left"/>
      <w:pPr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5C4D5A">
      <w:start w:val="1"/>
      <w:numFmt w:val="bullet"/>
      <w:lvlText w:val="▪"/>
      <w:lvlJc w:val="left"/>
      <w:pPr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568BA6C">
      <w:start w:val="1"/>
      <w:numFmt w:val="bullet"/>
      <w:lvlText w:val="•"/>
      <w:lvlJc w:val="left"/>
      <w:pPr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EC778E">
      <w:start w:val="1"/>
      <w:numFmt w:val="bullet"/>
      <w:lvlText w:val="o"/>
      <w:lvlJc w:val="left"/>
      <w:pPr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702C038">
      <w:start w:val="1"/>
      <w:numFmt w:val="bullet"/>
      <w:lvlText w:val="▪"/>
      <w:lvlJc w:val="left"/>
      <w:pPr>
        <w:ind w:left="68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043C33E8"/>
    <w:multiLevelType w:val="hybridMultilevel"/>
    <w:tmpl w:val="EE84CA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4E73EBE"/>
    <w:multiLevelType w:val="hybridMultilevel"/>
    <w:tmpl w:val="83EED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F01BB0"/>
    <w:multiLevelType w:val="hybridMultilevel"/>
    <w:tmpl w:val="C5BC5760"/>
    <w:lvl w:ilvl="0" w:tplc="0419000F">
      <w:start w:val="1"/>
      <w:numFmt w:val="decimal"/>
      <w:lvlText w:val="%1."/>
      <w:lvlJc w:val="left"/>
      <w:pPr>
        <w:ind w:left="6249" w:hanging="360"/>
      </w:pPr>
    </w:lvl>
    <w:lvl w:ilvl="1" w:tplc="04190019" w:tentative="1">
      <w:start w:val="1"/>
      <w:numFmt w:val="lowerLetter"/>
      <w:lvlText w:val="%2."/>
      <w:lvlJc w:val="left"/>
      <w:pPr>
        <w:ind w:left="6969" w:hanging="360"/>
      </w:pPr>
    </w:lvl>
    <w:lvl w:ilvl="2" w:tplc="0419001B" w:tentative="1">
      <w:start w:val="1"/>
      <w:numFmt w:val="lowerRoman"/>
      <w:lvlText w:val="%3."/>
      <w:lvlJc w:val="right"/>
      <w:pPr>
        <w:ind w:left="7689" w:hanging="180"/>
      </w:pPr>
    </w:lvl>
    <w:lvl w:ilvl="3" w:tplc="0419000F" w:tentative="1">
      <w:start w:val="1"/>
      <w:numFmt w:val="decimal"/>
      <w:lvlText w:val="%4."/>
      <w:lvlJc w:val="left"/>
      <w:pPr>
        <w:ind w:left="8409" w:hanging="360"/>
      </w:pPr>
    </w:lvl>
    <w:lvl w:ilvl="4" w:tplc="04190019" w:tentative="1">
      <w:start w:val="1"/>
      <w:numFmt w:val="lowerLetter"/>
      <w:lvlText w:val="%5."/>
      <w:lvlJc w:val="left"/>
      <w:pPr>
        <w:ind w:left="9129" w:hanging="360"/>
      </w:pPr>
    </w:lvl>
    <w:lvl w:ilvl="5" w:tplc="0419001B" w:tentative="1">
      <w:start w:val="1"/>
      <w:numFmt w:val="lowerRoman"/>
      <w:lvlText w:val="%6."/>
      <w:lvlJc w:val="right"/>
      <w:pPr>
        <w:ind w:left="9849" w:hanging="180"/>
      </w:pPr>
    </w:lvl>
    <w:lvl w:ilvl="6" w:tplc="0419000F" w:tentative="1">
      <w:start w:val="1"/>
      <w:numFmt w:val="decimal"/>
      <w:lvlText w:val="%7."/>
      <w:lvlJc w:val="left"/>
      <w:pPr>
        <w:ind w:left="10569" w:hanging="360"/>
      </w:pPr>
    </w:lvl>
    <w:lvl w:ilvl="7" w:tplc="04190019" w:tentative="1">
      <w:start w:val="1"/>
      <w:numFmt w:val="lowerLetter"/>
      <w:lvlText w:val="%8."/>
      <w:lvlJc w:val="left"/>
      <w:pPr>
        <w:ind w:left="11289" w:hanging="360"/>
      </w:pPr>
    </w:lvl>
    <w:lvl w:ilvl="8" w:tplc="0419001B" w:tentative="1">
      <w:start w:val="1"/>
      <w:numFmt w:val="lowerRoman"/>
      <w:lvlText w:val="%9."/>
      <w:lvlJc w:val="right"/>
      <w:pPr>
        <w:ind w:left="12009" w:hanging="180"/>
      </w:pPr>
    </w:lvl>
  </w:abstractNum>
  <w:abstractNum w:abstractNumId="8" w15:restartNumberingAfterBreak="0">
    <w:nsid w:val="05634F47"/>
    <w:multiLevelType w:val="hybridMultilevel"/>
    <w:tmpl w:val="4E406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58F714B"/>
    <w:multiLevelType w:val="hybridMultilevel"/>
    <w:tmpl w:val="52C853FC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79500E4"/>
    <w:multiLevelType w:val="hybridMultilevel"/>
    <w:tmpl w:val="D7985D20"/>
    <w:lvl w:ilvl="0" w:tplc="EEE8D0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BD7E73"/>
    <w:multiLevelType w:val="hybridMultilevel"/>
    <w:tmpl w:val="CDFE18A8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9BD4211"/>
    <w:multiLevelType w:val="hybridMultilevel"/>
    <w:tmpl w:val="99140F88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CF5C0A"/>
    <w:multiLevelType w:val="hybridMultilevel"/>
    <w:tmpl w:val="86FA8FD2"/>
    <w:lvl w:ilvl="0" w:tplc="0A3CE28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2"/>
        <w:szCs w:val="32"/>
        <w:highlight w:val="none"/>
        <w:vertAlign w:val="baseline"/>
      </w:rPr>
    </w:lvl>
    <w:lvl w:ilvl="1" w:tplc="B650A3BA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942853A">
      <w:start w:val="1"/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7ABACF60">
      <w:start w:val="1"/>
      <w:numFmt w:val="bullet"/>
      <w:lvlText w:val="•"/>
      <w:lvlJc w:val="left"/>
      <w:pPr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DDA8132">
      <w:start w:val="1"/>
      <w:numFmt w:val="bullet"/>
      <w:lvlText w:val="•"/>
      <w:lvlJc w:val="left"/>
      <w:pPr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10CE9A6">
      <w:start w:val="1"/>
      <w:numFmt w:val="bullet"/>
      <w:lvlText w:val="•"/>
      <w:lvlJc w:val="left"/>
      <w:pPr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1234BC7E">
      <w:start w:val="1"/>
      <w:numFmt w:val="bullet"/>
      <w:lvlText w:val="•"/>
      <w:lvlJc w:val="left"/>
      <w:pPr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E5A45D70">
      <w:start w:val="1"/>
      <w:numFmt w:val="bullet"/>
      <w:lvlText w:val="•"/>
      <w:lvlJc w:val="left"/>
      <w:pPr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01A31C2">
      <w:start w:val="1"/>
      <w:numFmt w:val="bullet"/>
      <w:lvlText w:val="•"/>
      <w:lvlJc w:val="left"/>
      <w:pPr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0AEF175A"/>
    <w:multiLevelType w:val="hybridMultilevel"/>
    <w:tmpl w:val="FD44D836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AEF1BDD"/>
    <w:multiLevelType w:val="hybridMultilevel"/>
    <w:tmpl w:val="306AD422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B707531"/>
    <w:multiLevelType w:val="hybridMultilevel"/>
    <w:tmpl w:val="5FC45672"/>
    <w:lvl w:ilvl="0" w:tplc="22B6EC5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0C681E92"/>
    <w:multiLevelType w:val="hybridMultilevel"/>
    <w:tmpl w:val="70E2FF70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0E574390"/>
    <w:multiLevelType w:val="hybridMultilevel"/>
    <w:tmpl w:val="4A18DDEC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0EC71949"/>
    <w:multiLevelType w:val="hybridMultilevel"/>
    <w:tmpl w:val="6F741D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0ECF3D15"/>
    <w:multiLevelType w:val="hybridMultilevel"/>
    <w:tmpl w:val="09C8B404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0F351E19"/>
    <w:multiLevelType w:val="multilevel"/>
    <w:tmpl w:val="9FF879C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1057018A"/>
    <w:multiLevelType w:val="multilevel"/>
    <w:tmpl w:val="7AB28CC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10F64F7C"/>
    <w:multiLevelType w:val="multilevel"/>
    <w:tmpl w:val="591C09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11121AFB"/>
    <w:multiLevelType w:val="hybridMultilevel"/>
    <w:tmpl w:val="8B34BD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11B21192"/>
    <w:multiLevelType w:val="hybridMultilevel"/>
    <w:tmpl w:val="DE5057AA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124C3459"/>
    <w:multiLevelType w:val="hybridMultilevel"/>
    <w:tmpl w:val="0EFEA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2642EEA"/>
    <w:multiLevelType w:val="hybridMultilevel"/>
    <w:tmpl w:val="12000FA8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13821109"/>
    <w:multiLevelType w:val="hybridMultilevel"/>
    <w:tmpl w:val="5B122F90"/>
    <w:lvl w:ilvl="0" w:tplc="EEE8D0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149F56B9"/>
    <w:multiLevelType w:val="multilevel"/>
    <w:tmpl w:val="A2F891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14AA6D82"/>
    <w:multiLevelType w:val="hybridMultilevel"/>
    <w:tmpl w:val="BCDA88C4"/>
    <w:styleLink w:val="5"/>
    <w:lvl w:ilvl="0" w:tplc="56CEAAE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39027E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3F6081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741D0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5FEF40A">
      <w:start w:val="1"/>
      <w:numFmt w:val="bullet"/>
      <w:lvlText w:val="-"/>
      <w:lvlJc w:val="left"/>
      <w:pPr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E38DC26">
      <w:start w:val="1"/>
      <w:numFmt w:val="bullet"/>
      <w:lvlText w:val="-"/>
      <w:lvlJc w:val="left"/>
      <w:pPr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0C3988">
      <w:start w:val="1"/>
      <w:numFmt w:val="bullet"/>
      <w:lvlText w:val="-"/>
      <w:lvlJc w:val="left"/>
      <w:pPr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43A79F4">
      <w:start w:val="1"/>
      <w:numFmt w:val="bullet"/>
      <w:lvlText w:val="-"/>
      <w:lvlJc w:val="left"/>
      <w:pPr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5C349A">
      <w:start w:val="1"/>
      <w:numFmt w:val="bullet"/>
      <w:lvlText w:val="-"/>
      <w:lvlJc w:val="left"/>
      <w:pPr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165A3552"/>
    <w:multiLevelType w:val="hybridMultilevel"/>
    <w:tmpl w:val="B412C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6FE46C0"/>
    <w:multiLevelType w:val="hybridMultilevel"/>
    <w:tmpl w:val="40BAA632"/>
    <w:lvl w:ilvl="0" w:tplc="EEE8D0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8CB669E"/>
    <w:multiLevelType w:val="hybridMultilevel"/>
    <w:tmpl w:val="2946E6AC"/>
    <w:styleLink w:val="1"/>
    <w:lvl w:ilvl="0" w:tplc="07FC8F24">
      <w:start w:val="1"/>
      <w:numFmt w:val="bullet"/>
      <w:lvlText w:val="-"/>
      <w:lvlJc w:val="left"/>
      <w:pPr>
        <w:ind w:left="25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CB9E2660">
      <w:start w:val="1"/>
      <w:numFmt w:val="bullet"/>
      <w:lvlText w:val="-"/>
      <w:lvlJc w:val="left"/>
      <w:pPr>
        <w:ind w:left="97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90B62260">
      <w:start w:val="1"/>
      <w:numFmt w:val="bullet"/>
      <w:lvlText w:val="-"/>
      <w:lvlJc w:val="left"/>
      <w:pPr>
        <w:ind w:left="169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08AAD8F4">
      <w:start w:val="1"/>
      <w:numFmt w:val="bullet"/>
      <w:lvlText w:val="-"/>
      <w:lvlJc w:val="left"/>
      <w:pPr>
        <w:ind w:left="241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AF283CC">
      <w:start w:val="1"/>
      <w:numFmt w:val="bullet"/>
      <w:lvlText w:val="-"/>
      <w:lvlJc w:val="left"/>
      <w:pPr>
        <w:ind w:left="313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C5D88DD4">
      <w:start w:val="1"/>
      <w:numFmt w:val="bullet"/>
      <w:lvlText w:val="-"/>
      <w:lvlJc w:val="left"/>
      <w:pPr>
        <w:ind w:left="385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0385378">
      <w:start w:val="1"/>
      <w:numFmt w:val="bullet"/>
      <w:lvlText w:val="-"/>
      <w:lvlJc w:val="left"/>
      <w:pPr>
        <w:ind w:left="457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B3ED7A8">
      <w:start w:val="1"/>
      <w:numFmt w:val="bullet"/>
      <w:lvlText w:val="-"/>
      <w:lvlJc w:val="left"/>
      <w:pPr>
        <w:ind w:left="529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9A04E2E">
      <w:start w:val="1"/>
      <w:numFmt w:val="bullet"/>
      <w:lvlText w:val="-"/>
      <w:lvlJc w:val="left"/>
      <w:pPr>
        <w:ind w:left="6013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18DF50F4"/>
    <w:multiLevelType w:val="hybridMultilevel"/>
    <w:tmpl w:val="D3363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A0C01D4"/>
    <w:multiLevelType w:val="hybridMultilevel"/>
    <w:tmpl w:val="AF084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6A09DC"/>
    <w:multiLevelType w:val="hybridMultilevel"/>
    <w:tmpl w:val="F072C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DE92BD8"/>
    <w:multiLevelType w:val="multilevel"/>
    <w:tmpl w:val="71AEBC14"/>
    <w:lvl w:ilvl="0">
      <w:start w:val="5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  <w:rPr>
        <w:rFonts w:hint="default"/>
      </w:rPr>
    </w:lvl>
  </w:abstractNum>
  <w:abstractNum w:abstractNumId="38" w15:restartNumberingAfterBreak="0">
    <w:nsid w:val="22386D8D"/>
    <w:multiLevelType w:val="hybridMultilevel"/>
    <w:tmpl w:val="019CF530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239664A1"/>
    <w:multiLevelType w:val="hybridMultilevel"/>
    <w:tmpl w:val="FA3C8656"/>
    <w:lvl w:ilvl="0" w:tplc="EEE8D0D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247432A0"/>
    <w:multiLevelType w:val="multilevel"/>
    <w:tmpl w:val="58BA52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27743AC0"/>
    <w:multiLevelType w:val="hybridMultilevel"/>
    <w:tmpl w:val="3C8EA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27DA2132"/>
    <w:multiLevelType w:val="hybridMultilevel"/>
    <w:tmpl w:val="7A663B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29D22818"/>
    <w:multiLevelType w:val="hybridMultilevel"/>
    <w:tmpl w:val="4AEA89EA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2AFD656A"/>
    <w:multiLevelType w:val="hybridMultilevel"/>
    <w:tmpl w:val="C3C4D180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2B022A40"/>
    <w:multiLevelType w:val="hybridMultilevel"/>
    <w:tmpl w:val="1D7C6066"/>
    <w:lvl w:ilvl="0" w:tplc="22B6EC56">
      <w:start w:val="1"/>
      <w:numFmt w:val="bullet"/>
      <w:lvlText w:val=""/>
      <w:lvlJc w:val="left"/>
      <w:pPr>
        <w:ind w:left="961" w:hanging="253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EAEAD8E">
      <w:start w:val="1"/>
      <w:numFmt w:val="bullet"/>
      <w:lvlText w:val="-"/>
      <w:lvlJc w:val="left"/>
      <w:pPr>
        <w:ind w:left="168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8E5266D0">
      <w:start w:val="1"/>
      <w:numFmt w:val="bullet"/>
      <w:lvlText w:val="-"/>
      <w:lvlJc w:val="left"/>
      <w:pPr>
        <w:ind w:left="240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4784646">
      <w:start w:val="1"/>
      <w:numFmt w:val="bullet"/>
      <w:lvlText w:val="-"/>
      <w:lvlJc w:val="left"/>
      <w:pPr>
        <w:ind w:left="312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6584FF0C">
      <w:start w:val="1"/>
      <w:numFmt w:val="bullet"/>
      <w:lvlText w:val="-"/>
      <w:lvlJc w:val="left"/>
      <w:pPr>
        <w:ind w:left="384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1AEDBCC">
      <w:start w:val="1"/>
      <w:numFmt w:val="bullet"/>
      <w:lvlText w:val="-"/>
      <w:lvlJc w:val="left"/>
      <w:pPr>
        <w:ind w:left="456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CB24ADDE">
      <w:start w:val="1"/>
      <w:numFmt w:val="bullet"/>
      <w:lvlText w:val="-"/>
      <w:lvlJc w:val="left"/>
      <w:pPr>
        <w:ind w:left="528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EEE3B48">
      <w:start w:val="1"/>
      <w:numFmt w:val="bullet"/>
      <w:lvlText w:val="-"/>
      <w:lvlJc w:val="left"/>
      <w:pPr>
        <w:ind w:left="600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1369DD4">
      <w:start w:val="1"/>
      <w:numFmt w:val="bullet"/>
      <w:lvlText w:val="-"/>
      <w:lvlJc w:val="left"/>
      <w:pPr>
        <w:ind w:left="6721" w:hanging="25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 w15:restartNumberingAfterBreak="0">
    <w:nsid w:val="2B6160FB"/>
    <w:multiLevelType w:val="hybridMultilevel"/>
    <w:tmpl w:val="99083EDA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2CC54332"/>
    <w:multiLevelType w:val="hybridMultilevel"/>
    <w:tmpl w:val="44D87C4A"/>
    <w:lvl w:ilvl="0" w:tplc="EEE8D0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2DD16ADE"/>
    <w:multiLevelType w:val="hybridMultilevel"/>
    <w:tmpl w:val="229C2DDC"/>
    <w:lvl w:ilvl="0" w:tplc="EEE8D0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E0E1156"/>
    <w:multiLevelType w:val="hybridMultilevel"/>
    <w:tmpl w:val="659C70F4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2FDF3AAA"/>
    <w:multiLevelType w:val="hybridMultilevel"/>
    <w:tmpl w:val="7EDE9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30AB4F3C"/>
    <w:multiLevelType w:val="hybridMultilevel"/>
    <w:tmpl w:val="D7160A44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314C6B40"/>
    <w:multiLevelType w:val="hybridMultilevel"/>
    <w:tmpl w:val="DE9473DE"/>
    <w:lvl w:ilvl="0" w:tplc="22B6EC5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 w15:restartNumberingAfterBreak="0">
    <w:nsid w:val="329954D1"/>
    <w:multiLevelType w:val="hybridMultilevel"/>
    <w:tmpl w:val="50D6BC38"/>
    <w:lvl w:ilvl="0" w:tplc="22B6EC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2B6EC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2BC086D"/>
    <w:multiLevelType w:val="hybridMultilevel"/>
    <w:tmpl w:val="E550E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37013CE"/>
    <w:multiLevelType w:val="hybridMultilevel"/>
    <w:tmpl w:val="D1D69322"/>
    <w:numStyleLink w:val="2"/>
  </w:abstractNum>
  <w:abstractNum w:abstractNumId="56" w15:restartNumberingAfterBreak="0">
    <w:nsid w:val="35814C33"/>
    <w:multiLevelType w:val="hybridMultilevel"/>
    <w:tmpl w:val="02BAE968"/>
    <w:lvl w:ilvl="0" w:tplc="22B6EC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7851EBF"/>
    <w:multiLevelType w:val="hybridMultilevel"/>
    <w:tmpl w:val="64463AF0"/>
    <w:lvl w:ilvl="0" w:tplc="E5126B4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8" w15:restartNumberingAfterBreak="0">
    <w:nsid w:val="39437197"/>
    <w:multiLevelType w:val="hybridMultilevel"/>
    <w:tmpl w:val="156AC0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396400F5"/>
    <w:multiLevelType w:val="hybridMultilevel"/>
    <w:tmpl w:val="D50E18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B736799"/>
    <w:multiLevelType w:val="hybridMultilevel"/>
    <w:tmpl w:val="557C01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3BDD3F2A"/>
    <w:multiLevelType w:val="hybridMultilevel"/>
    <w:tmpl w:val="D402E0FA"/>
    <w:lvl w:ilvl="0" w:tplc="22B6EC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CC34BAE"/>
    <w:multiLevelType w:val="hybridMultilevel"/>
    <w:tmpl w:val="2946E6AC"/>
    <w:numStyleLink w:val="1"/>
  </w:abstractNum>
  <w:abstractNum w:abstractNumId="63" w15:restartNumberingAfterBreak="0">
    <w:nsid w:val="3D4B3656"/>
    <w:multiLevelType w:val="hybridMultilevel"/>
    <w:tmpl w:val="8FF659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3DCD1439"/>
    <w:multiLevelType w:val="multilevel"/>
    <w:tmpl w:val="591C09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5" w15:restartNumberingAfterBreak="0">
    <w:nsid w:val="3F5F6CB9"/>
    <w:multiLevelType w:val="hybridMultilevel"/>
    <w:tmpl w:val="62083394"/>
    <w:lvl w:ilvl="0" w:tplc="EEE8D0D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FB37FBF"/>
    <w:multiLevelType w:val="hybridMultilevel"/>
    <w:tmpl w:val="3C12F70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7" w15:restartNumberingAfterBreak="0">
    <w:nsid w:val="429F058C"/>
    <w:multiLevelType w:val="multilevel"/>
    <w:tmpl w:val="58BA52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8" w15:restartNumberingAfterBreak="0">
    <w:nsid w:val="441A6E85"/>
    <w:multiLevelType w:val="hybridMultilevel"/>
    <w:tmpl w:val="5AC24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5B62314"/>
    <w:multiLevelType w:val="hybridMultilevel"/>
    <w:tmpl w:val="557C01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46D92A57"/>
    <w:multiLevelType w:val="hybridMultilevel"/>
    <w:tmpl w:val="0DC45ABC"/>
    <w:lvl w:ilvl="0" w:tplc="5D8C30FC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71" w15:restartNumberingAfterBreak="0">
    <w:nsid w:val="47387D7B"/>
    <w:multiLevelType w:val="hybridMultilevel"/>
    <w:tmpl w:val="3BEE87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2" w15:restartNumberingAfterBreak="0">
    <w:nsid w:val="48B91FDF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3" w15:restartNumberingAfterBreak="0">
    <w:nsid w:val="4B2343AB"/>
    <w:multiLevelType w:val="hybridMultilevel"/>
    <w:tmpl w:val="5596D684"/>
    <w:lvl w:ilvl="0" w:tplc="22B6EC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BE83AB1"/>
    <w:multiLevelType w:val="hybridMultilevel"/>
    <w:tmpl w:val="BCEE9B92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4BEC53B2"/>
    <w:multiLevelType w:val="hybridMultilevel"/>
    <w:tmpl w:val="335E2EC6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 w15:restartNumberingAfterBreak="0">
    <w:nsid w:val="4DB302CC"/>
    <w:multiLevelType w:val="hybridMultilevel"/>
    <w:tmpl w:val="F79476DA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4EF02123"/>
    <w:multiLevelType w:val="hybridMultilevel"/>
    <w:tmpl w:val="01F8C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F734560"/>
    <w:multiLevelType w:val="hybridMultilevel"/>
    <w:tmpl w:val="EFE23754"/>
    <w:lvl w:ilvl="0" w:tplc="041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FA90139E">
      <w:start w:val="1"/>
      <w:numFmt w:val="bullet"/>
      <w:lvlText w:val=""/>
      <w:lvlJc w:val="left"/>
      <w:pPr>
        <w:tabs>
          <w:tab w:val="num" w:pos="1506"/>
        </w:tabs>
        <w:ind w:left="1506" w:hanging="360"/>
      </w:pPr>
      <w:rPr>
        <w:rFonts w:ascii="Wingdings" w:hAnsi="Wingdings" w:cs="Wingdings" w:hint="default"/>
      </w:rPr>
    </w:lvl>
    <w:lvl w:ilvl="2" w:tplc="01708CF0">
      <w:start w:val="1"/>
      <w:numFmt w:val="bullet"/>
      <w:lvlText w:val=""/>
      <w:lvlJc w:val="left"/>
      <w:pPr>
        <w:tabs>
          <w:tab w:val="num" w:pos="2226"/>
        </w:tabs>
        <w:ind w:left="2226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34E82814">
      <w:start w:val="1"/>
      <w:numFmt w:val="bullet"/>
      <w:lvlText w:val=""/>
      <w:lvlJc w:val="left"/>
      <w:pPr>
        <w:tabs>
          <w:tab w:val="num" w:pos="3666"/>
        </w:tabs>
        <w:ind w:left="3666" w:hanging="360"/>
      </w:pPr>
      <w:rPr>
        <w:rFonts w:ascii="Wingdings" w:hAnsi="Wingdings" w:cs="Wingdings" w:hint="default"/>
      </w:rPr>
    </w:lvl>
    <w:lvl w:ilvl="5" w:tplc="15A81C24">
      <w:start w:val="1"/>
      <w:numFmt w:val="bullet"/>
      <w:lvlText w:val=""/>
      <w:lvlJc w:val="left"/>
      <w:pPr>
        <w:tabs>
          <w:tab w:val="num" w:pos="4386"/>
        </w:tabs>
        <w:ind w:left="4386" w:hanging="360"/>
      </w:pPr>
      <w:rPr>
        <w:rFonts w:ascii="Wingdings" w:hAnsi="Wingdings" w:cs="Wingdings" w:hint="default"/>
      </w:rPr>
    </w:lvl>
    <w:lvl w:ilvl="6" w:tplc="D86ADCAA">
      <w:start w:val="1"/>
      <w:numFmt w:val="bullet"/>
      <w:lvlText w:val=""/>
      <w:lvlJc w:val="left"/>
      <w:pPr>
        <w:tabs>
          <w:tab w:val="num" w:pos="5106"/>
        </w:tabs>
        <w:ind w:left="5106" w:hanging="360"/>
      </w:pPr>
      <w:rPr>
        <w:rFonts w:ascii="Wingdings" w:hAnsi="Wingdings" w:cs="Wingdings" w:hint="default"/>
      </w:rPr>
    </w:lvl>
    <w:lvl w:ilvl="7" w:tplc="20ACC79E">
      <w:start w:val="1"/>
      <w:numFmt w:val="bullet"/>
      <w:lvlText w:val=""/>
      <w:lvlJc w:val="left"/>
      <w:pPr>
        <w:tabs>
          <w:tab w:val="num" w:pos="5826"/>
        </w:tabs>
        <w:ind w:left="5826" w:hanging="360"/>
      </w:pPr>
      <w:rPr>
        <w:rFonts w:ascii="Wingdings" w:hAnsi="Wingdings" w:cs="Wingdings" w:hint="default"/>
      </w:rPr>
    </w:lvl>
    <w:lvl w:ilvl="8" w:tplc="B2CE26D6">
      <w:start w:val="1"/>
      <w:numFmt w:val="bullet"/>
      <w:lvlText w:val=""/>
      <w:lvlJc w:val="left"/>
      <w:pPr>
        <w:tabs>
          <w:tab w:val="num" w:pos="6546"/>
        </w:tabs>
        <w:ind w:left="6546" w:hanging="360"/>
      </w:pPr>
      <w:rPr>
        <w:rFonts w:ascii="Wingdings" w:hAnsi="Wingdings" w:cs="Wingdings" w:hint="default"/>
      </w:rPr>
    </w:lvl>
  </w:abstractNum>
  <w:abstractNum w:abstractNumId="79" w15:restartNumberingAfterBreak="0">
    <w:nsid w:val="50033A7F"/>
    <w:multiLevelType w:val="multilevel"/>
    <w:tmpl w:val="5DFC052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0" w15:restartNumberingAfterBreak="0">
    <w:nsid w:val="50E702CF"/>
    <w:multiLevelType w:val="hybridMultilevel"/>
    <w:tmpl w:val="BEE6F244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1" w15:restartNumberingAfterBreak="0">
    <w:nsid w:val="519761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2" w15:restartNumberingAfterBreak="0">
    <w:nsid w:val="569D7BE3"/>
    <w:multiLevelType w:val="hybridMultilevel"/>
    <w:tmpl w:val="19C63256"/>
    <w:lvl w:ilvl="0" w:tplc="22B6EC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6C57C3A"/>
    <w:multiLevelType w:val="hybridMultilevel"/>
    <w:tmpl w:val="BCDA88C4"/>
    <w:numStyleLink w:val="5"/>
  </w:abstractNum>
  <w:abstractNum w:abstractNumId="84" w15:restartNumberingAfterBreak="0">
    <w:nsid w:val="57923ED6"/>
    <w:multiLevelType w:val="hybridMultilevel"/>
    <w:tmpl w:val="CF9A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C77178A"/>
    <w:multiLevelType w:val="hybridMultilevel"/>
    <w:tmpl w:val="812E33F4"/>
    <w:lvl w:ilvl="0" w:tplc="22B6EC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F44017C"/>
    <w:multiLevelType w:val="hybridMultilevel"/>
    <w:tmpl w:val="F04AD008"/>
    <w:lvl w:ilvl="0" w:tplc="EEE8D0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9885D6C">
      <w:numFmt w:val="bullet"/>
      <w:lvlText w:val="•"/>
      <w:lvlJc w:val="left"/>
      <w:pPr>
        <w:ind w:left="1785" w:hanging="705"/>
      </w:pPr>
      <w:rPr>
        <w:rFonts w:ascii="Times New Roman" w:eastAsia="Arial Unicode MS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1EC7177"/>
    <w:multiLevelType w:val="hybridMultilevel"/>
    <w:tmpl w:val="759C61AE"/>
    <w:lvl w:ilvl="0" w:tplc="EEE8D0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2256345"/>
    <w:multiLevelType w:val="multilevel"/>
    <w:tmpl w:val="6488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 w15:restartNumberingAfterBreak="0">
    <w:nsid w:val="63BA180C"/>
    <w:multiLevelType w:val="hybridMultilevel"/>
    <w:tmpl w:val="98D23E02"/>
    <w:lvl w:ilvl="0" w:tplc="EEE8D0D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0" w15:restartNumberingAfterBreak="0">
    <w:nsid w:val="63C95254"/>
    <w:multiLevelType w:val="multilevel"/>
    <w:tmpl w:val="591C09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1" w15:restartNumberingAfterBreak="0">
    <w:nsid w:val="63F209E4"/>
    <w:multiLevelType w:val="hybridMultilevel"/>
    <w:tmpl w:val="5270EC3C"/>
    <w:lvl w:ilvl="0" w:tplc="EEE8D0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2" w15:restartNumberingAfterBreak="0">
    <w:nsid w:val="643C1A55"/>
    <w:multiLevelType w:val="hybridMultilevel"/>
    <w:tmpl w:val="D1D69322"/>
    <w:styleLink w:val="2"/>
    <w:lvl w:ilvl="0" w:tplc="18DE5FE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E2ADF1A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34E36A2">
      <w:start w:val="1"/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10CCAFC">
      <w:start w:val="1"/>
      <w:numFmt w:val="bullet"/>
      <w:lvlText w:val="•"/>
      <w:lvlJc w:val="left"/>
      <w:pPr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9972299C">
      <w:start w:val="1"/>
      <w:numFmt w:val="bullet"/>
      <w:lvlText w:val="•"/>
      <w:lvlJc w:val="left"/>
      <w:pPr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CB2FDAA">
      <w:start w:val="1"/>
      <w:numFmt w:val="bullet"/>
      <w:lvlText w:val="•"/>
      <w:lvlJc w:val="left"/>
      <w:pPr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FDE49E72">
      <w:start w:val="1"/>
      <w:numFmt w:val="bullet"/>
      <w:lvlText w:val="•"/>
      <w:lvlJc w:val="left"/>
      <w:pPr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5C0A118">
      <w:start w:val="1"/>
      <w:numFmt w:val="bullet"/>
      <w:lvlText w:val="•"/>
      <w:lvlJc w:val="left"/>
      <w:pPr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E9E7AF2">
      <w:start w:val="1"/>
      <w:numFmt w:val="bullet"/>
      <w:lvlText w:val="•"/>
      <w:lvlJc w:val="left"/>
      <w:pPr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3" w15:restartNumberingAfterBreak="0">
    <w:nsid w:val="650C4552"/>
    <w:multiLevelType w:val="hybridMultilevel"/>
    <w:tmpl w:val="401E1C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4" w15:restartNumberingAfterBreak="0">
    <w:nsid w:val="65E841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5" w15:restartNumberingAfterBreak="0">
    <w:nsid w:val="66077148"/>
    <w:multiLevelType w:val="hybridMultilevel"/>
    <w:tmpl w:val="7F4C117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650A3BA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942853A">
      <w:start w:val="1"/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7ABACF60">
      <w:start w:val="1"/>
      <w:numFmt w:val="bullet"/>
      <w:lvlText w:val="•"/>
      <w:lvlJc w:val="left"/>
      <w:pPr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DDA8132">
      <w:start w:val="1"/>
      <w:numFmt w:val="bullet"/>
      <w:lvlText w:val="•"/>
      <w:lvlJc w:val="left"/>
      <w:pPr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10CE9A6">
      <w:start w:val="1"/>
      <w:numFmt w:val="bullet"/>
      <w:lvlText w:val="•"/>
      <w:lvlJc w:val="left"/>
      <w:pPr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1234BC7E">
      <w:start w:val="1"/>
      <w:numFmt w:val="bullet"/>
      <w:lvlText w:val="•"/>
      <w:lvlJc w:val="left"/>
      <w:pPr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E5A45D70">
      <w:start w:val="1"/>
      <w:numFmt w:val="bullet"/>
      <w:lvlText w:val="•"/>
      <w:lvlJc w:val="left"/>
      <w:pPr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01A31C2">
      <w:start w:val="1"/>
      <w:numFmt w:val="bullet"/>
      <w:lvlText w:val="•"/>
      <w:lvlJc w:val="left"/>
      <w:pPr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 w15:restartNumberingAfterBreak="0">
    <w:nsid w:val="67590E47"/>
    <w:multiLevelType w:val="hybridMultilevel"/>
    <w:tmpl w:val="C834289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7" w15:restartNumberingAfterBreak="0">
    <w:nsid w:val="69104AE7"/>
    <w:multiLevelType w:val="hybridMultilevel"/>
    <w:tmpl w:val="AC70D5A8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8" w15:restartNumberingAfterBreak="0">
    <w:nsid w:val="6EC41F42"/>
    <w:multiLevelType w:val="multilevel"/>
    <w:tmpl w:val="4AF2A51E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" w15:restartNumberingAfterBreak="0">
    <w:nsid w:val="70862649"/>
    <w:multiLevelType w:val="hybridMultilevel"/>
    <w:tmpl w:val="FEA81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1050AEC"/>
    <w:multiLevelType w:val="multilevel"/>
    <w:tmpl w:val="5DFC052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1" w15:restartNumberingAfterBreak="0">
    <w:nsid w:val="73141454"/>
    <w:multiLevelType w:val="hybridMultilevel"/>
    <w:tmpl w:val="05A4E6EC"/>
    <w:lvl w:ilvl="0" w:tplc="22B6E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2" w15:restartNumberingAfterBreak="0">
    <w:nsid w:val="772A5DC8"/>
    <w:multiLevelType w:val="hybridMultilevel"/>
    <w:tmpl w:val="01883FE4"/>
    <w:lvl w:ilvl="0" w:tplc="EEE8D0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72A62F0"/>
    <w:multiLevelType w:val="multilevel"/>
    <w:tmpl w:val="C14864D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4" w15:restartNumberingAfterBreak="0">
    <w:nsid w:val="7787584E"/>
    <w:multiLevelType w:val="hybridMultilevel"/>
    <w:tmpl w:val="C2C6D83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5" w15:restartNumberingAfterBreak="0">
    <w:nsid w:val="787B4D8D"/>
    <w:multiLevelType w:val="hybridMultilevel"/>
    <w:tmpl w:val="9A289DBE"/>
    <w:lvl w:ilvl="0" w:tplc="EEE8D0D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 w15:restartNumberingAfterBreak="0">
    <w:nsid w:val="79093294"/>
    <w:multiLevelType w:val="hybridMultilevel"/>
    <w:tmpl w:val="C08069A0"/>
    <w:lvl w:ilvl="0" w:tplc="0419000F">
      <w:start w:val="1"/>
      <w:numFmt w:val="decimal"/>
      <w:lvlText w:val="%1."/>
      <w:lvlJc w:val="left"/>
      <w:pPr>
        <w:ind w:left="588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7" w15:restartNumberingAfterBreak="0">
    <w:nsid w:val="7B303EA3"/>
    <w:multiLevelType w:val="hybridMultilevel"/>
    <w:tmpl w:val="83D85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B715E53"/>
    <w:multiLevelType w:val="hybridMultilevel"/>
    <w:tmpl w:val="D2DCD300"/>
    <w:lvl w:ilvl="0" w:tplc="EEE8D0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9" w15:restartNumberingAfterBreak="0">
    <w:nsid w:val="7B8618A9"/>
    <w:multiLevelType w:val="hybridMultilevel"/>
    <w:tmpl w:val="7B4A5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E2B7E75"/>
    <w:multiLevelType w:val="hybridMultilevel"/>
    <w:tmpl w:val="29144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1" w15:restartNumberingAfterBreak="0">
    <w:nsid w:val="7F621AF1"/>
    <w:multiLevelType w:val="multilevel"/>
    <w:tmpl w:val="A2F891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2" w15:restartNumberingAfterBreak="0">
    <w:nsid w:val="7F8558FA"/>
    <w:multiLevelType w:val="hybridMultilevel"/>
    <w:tmpl w:val="416AF4DC"/>
    <w:lvl w:ilvl="0" w:tplc="229AC22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FB21314"/>
    <w:multiLevelType w:val="hybridMultilevel"/>
    <w:tmpl w:val="EC341B94"/>
    <w:lvl w:ilvl="0" w:tplc="22B6EC5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77"/>
  </w:num>
  <w:num w:numId="4">
    <w:abstractNumId w:val="82"/>
  </w:num>
  <w:num w:numId="5">
    <w:abstractNumId w:val="80"/>
  </w:num>
  <w:num w:numId="6">
    <w:abstractNumId w:val="18"/>
  </w:num>
  <w:num w:numId="7">
    <w:abstractNumId w:val="113"/>
  </w:num>
  <w:num w:numId="8">
    <w:abstractNumId w:val="46"/>
  </w:num>
  <w:num w:numId="9">
    <w:abstractNumId w:val="25"/>
  </w:num>
  <w:num w:numId="10">
    <w:abstractNumId w:val="75"/>
  </w:num>
  <w:num w:numId="11">
    <w:abstractNumId w:val="97"/>
  </w:num>
  <w:num w:numId="12">
    <w:abstractNumId w:val="57"/>
  </w:num>
  <w:num w:numId="13">
    <w:abstractNumId w:val="0"/>
  </w:num>
  <w:num w:numId="14">
    <w:abstractNumId w:val="17"/>
  </w:num>
  <w:num w:numId="15">
    <w:abstractNumId w:val="14"/>
  </w:num>
  <w:num w:numId="16">
    <w:abstractNumId w:val="12"/>
  </w:num>
  <w:num w:numId="17">
    <w:abstractNumId w:val="11"/>
  </w:num>
  <w:num w:numId="18">
    <w:abstractNumId w:val="74"/>
  </w:num>
  <w:num w:numId="19">
    <w:abstractNumId w:val="38"/>
  </w:num>
  <w:num w:numId="20">
    <w:abstractNumId w:val="101"/>
  </w:num>
  <w:num w:numId="21">
    <w:abstractNumId w:val="106"/>
  </w:num>
  <w:num w:numId="22">
    <w:abstractNumId w:val="1"/>
  </w:num>
  <w:num w:numId="23">
    <w:abstractNumId w:val="32"/>
  </w:num>
  <w:num w:numId="24">
    <w:abstractNumId w:val="4"/>
  </w:num>
  <w:num w:numId="25">
    <w:abstractNumId w:val="2"/>
  </w:num>
  <w:num w:numId="26">
    <w:abstractNumId w:val="30"/>
  </w:num>
  <w:num w:numId="27">
    <w:abstractNumId w:val="83"/>
  </w:num>
  <w:num w:numId="28">
    <w:abstractNumId w:val="59"/>
  </w:num>
  <w:num w:numId="29">
    <w:abstractNumId w:val="92"/>
  </w:num>
  <w:num w:numId="30">
    <w:abstractNumId w:val="55"/>
  </w:num>
  <w:num w:numId="31">
    <w:abstractNumId w:val="76"/>
  </w:num>
  <w:num w:numId="32">
    <w:abstractNumId w:val="5"/>
  </w:num>
  <w:num w:numId="33">
    <w:abstractNumId w:val="8"/>
  </w:num>
  <w:num w:numId="34">
    <w:abstractNumId w:val="28"/>
  </w:num>
  <w:num w:numId="35">
    <w:abstractNumId w:val="107"/>
  </w:num>
  <w:num w:numId="36">
    <w:abstractNumId w:val="94"/>
  </w:num>
  <w:num w:numId="37">
    <w:abstractNumId w:val="108"/>
  </w:num>
  <w:num w:numId="38">
    <w:abstractNumId w:val="33"/>
  </w:num>
  <w:num w:numId="39">
    <w:abstractNumId w:val="62"/>
    <w:lvlOverride w:ilvl="0">
      <w:lvl w:ilvl="0" w:tplc="9D62676E">
        <w:start w:val="1"/>
        <w:numFmt w:val="bullet"/>
        <w:lvlText w:val="-"/>
        <w:lvlJc w:val="left"/>
        <w:pPr>
          <w:ind w:left="25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616FB80">
        <w:start w:val="1"/>
        <w:numFmt w:val="bullet"/>
        <w:lvlText w:val="-"/>
        <w:lvlJc w:val="left"/>
        <w:pPr>
          <w:ind w:left="97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8E06D8A">
        <w:start w:val="1"/>
        <w:numFmt w:val="bullet"/>
        <w:lvlText w:val="-"/>
        <w:lvlJc w:val="left"/>
        <w:pPr>
          <w:ind w:left="169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1021AF2">
        <w:start w:val="1"/>
        <w:numFmt w:val="bullet"/>
        <w:lvlText w:val="-"/>
        <w:lvlJc w:val="left"/>
        <w:pPr>
          <w:ind w:left="241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BFCD8FA">
        <w:start w:val="1"/>
        <w:numFmt w:val="bullet"/>
        <w:lvlText w:val="-"/>
        <w:lvlJc w:val="left"/>
        <w:pPr>
          <w:ind w:left="313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5648268">
        <w:start w:val="1"/>
        <w:numFmt w:val="bullet"/>
        <w:lvlText w:val="-"/>
        <w:lvlJc w:val="left"/>
        <w:pPr>
          <w:ind w:left="385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60AA9A0">
        <w:start w:val="1"/>
        <w:numFmt w:val="bullet"/>
        <w:lvlText w:val="-"/>
        <w:lvlJc w:val="left"/>
        <w:pPr>
          <w:ind w:left="457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6B06D16">
        <w:start w:val="1"/>
        <w:numFmt w:val="bullet"/>
        <w:lvlText w:val="-"/>
        <w:lvlJc w:val="left"/>
        <w:pPr>
          <w:ind w:left="529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F6699C6">
        <w:start w:val="1"/>
        <w:numFmt w:val="bullet"/>
        <w:lvlText w:val="-"/>
        <w:lvlJc w:val="left"/>
        <w:pPr>
          <w:ind w:left="6013" w:hanging="253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0">
    <w:abstractNumId w:val="39"/>
  </w:num>
  <w:num w:numId="41">
    <w:abstractNumId w:val="102"/>
  </w:num>
  <w:num w:numId="42">
    <w:abstractNumId w:val="48"/>
  </w:num>
  <w:num w:numId="43">
    <w:abstractNumId w:val="84"/>
  </w:num>
  <w:num w:numId="44">
    <w:abstractNumId w:val="109"/>
  </w:num>
  <w:num w:numId="45">
    <w:abstractNumId w:val="81"/>
  </w:num>
  <w:num w:numId="46">
    <w:abstractNumId w:val="79"/>
  </w:num>
  <w:num w:numId="47">
    <w:abstractNumId w:val="37"/>
  </w:num>
  <w:num w:numId="48">
    <w:abstractNumId w:val="100"/>
  </w:num>
  <w:num w:numId="49">
    <w:abstractNumId w:val="71"/>
  </w:num>
  <w:num w:numId="50">
    <w:abstractNumId w:val="110"/>
  </w:num>
  <w:num w:numId="51">
    <w:abstractNumId w:val="44"/>
  </w:num>
  <w:num w:numId="52">
    <w:abstractNumId w:val="62"/>
  </w:num>
  <w:num w:numId="53">
    <w:abstractNumId w:val="45"/>
  </w:num>
  <w:num w:numId="54">
    <w:abstractNumId w:val="20"/>
  </w:num>
  <w:num w:numId="55">
    <w:abstractNumId w:val="52"/>
  </w:num>
  <w:num w:numId="56">
    <w:abstractNumId w:val="95"/>
  </w:num>
  <w:num w:numId="57">
    <w:abstractNumId w:val="15"/>
  </w:num>
  <w:num w:numId="58">
    <w:abstractNumId w:val="16"/>
  </w:num>
  <w:num w:numId="59">
    <w:abstractNumId w:val="13"/>
  </w:num>
  <w:num w:numId="60">
    <w:abstractNumId w:val="103"/>
  </w:num>
  <w:num w:numId="61">
    <w:abstractNumId w:val="22"/>
  </w:num>
  <w:num w:numId="62">
    <w:abstractNumId w:val="49"/>
  </w:num>
  <w:num w:numId="63">
    <w:abstractNumId w:val="93"/>
  </w:num>
  <w:num w:numId="64">
    <w:abstractNumId w:val="35"/>
  </w:num>
  <w:num w:numId="65">
    <w:abstractNumId w:val="65"/>
  </w:num>
  <w:num w:numId="66">
    <w:abstractNumId w:val="56"/>
  </w:num>
  <w:num w:numId="67">
    <w:abstractNumId w:val="53"/>
  </w:num>
  <w:num w:numId="68">
    <w:abstractNumId w:val="72"/>
  </w:num>
  <w:num w:numId="69">
    <w:abstractNumId w:val="68"/>
  </w:num>
  <w:num w:numId="70">
    <w:abstractNumId w:val="70"/>
  </w:num>
  <w:num w:numId="71">
    <w:abstractNumId w:val="2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40"/>
  </w:num>
  <w:num w:numId="75">
    <w:abstractNumId w:val="67"/>
  </w:num>
  <w:num w:numId="76">
    <w:abstractNumId w:val="63"/>
  </w:num>
  <w:num w:numId="77">
    <w:abstractNumId w:val="104"/>
  </w:num>
  <w:num w:numId="78">
    <w:abstractNumId w:val="90"/>
  </w:num>
  <w:num w:numId="79">
    <w:abstractNumId w:val="78"/>
  </w:num>
  <w:num w:numId="80">
    <w:abstractNumId w:val="23"/>
  </w:num>
  <w:num w:numId="81">
    <w:abstractNumId w:val="21"/>
  </w:num>
  <w:num w:numId="82">
    <w:abstractNumId w:val="111"/>
  </w:num>
  <w:num w:numId="83">
    <w:abstractNumId w:val="64"/>
  </w:num>
  <w:num w:numId="84">
    <w:abstractNumId w:val="29"/>
  </w:num>
  <w:num w:numId="85">
    <w:abstractNumId w:val="34"/>
  </w:num>
  <w:num w:numId="86">
    <w:abstractNumId w:val="85"/>
  </w:num>
  <w:num w:numId="87">
    <w:abstractNumId w:val="99"/>
  </w:num>
  <w:num w:numId="88">
    <w:abstractNumId w:val="54"/>
  </w:num>
  <w:num w:numId="89">
    <w:abstractNumId w:val="61"/>
  </w:num>
  <w:num w:numId="90">
    <w:abstractNumId w:val="73"/>
  </w:num>
  <w:num w:numId="91">
    <w:abstractNumId w:val="7"/>
  </w:num>
  <w:num w:numId="92">
    <w:abstractNumId w:val="69"/>
  </w:num>
  <w:num w:numId="93">
    <w:abstractNumId w:val="87"/>
  </w:num>
  <w:num w:numId="94">
    <w:abstractNumId w:val="91"/>
  </w:num>
  <w:num w:numId="95">
    <w:abstractNumId w:val="47"/>
  </w:num>
  <w:num w:numId="96">
    <w:abstractNumId w:val="89"/>
  </w:num>
  <w:num w:numId="97">
    <w:abstractNumId w:val="112"/>
  </w:num>
  <w:num w:numId="98">
    <w:abstractNumId w:val="88"/>
  </w:num>
  <w:num w:numId="99">
    <w:abstractNumId w:val="105"/>
  </w:num>
  <w:num w:numId="100">
    <w:abstractNumId w:val="10"/>
  </w:num>
  <w:num w:numId="101">
    <w:abstractNumId w:val="86"/>
  </w:num>
  <w:num w:numId="102">
    <w:abstractNumId w:val="98"/>
  </w:num>
  <w:num w:numId="103">
    <w:abstractNumId w:val="36"/>
  </w:num>
  <w:num w:numId="104">
    <w:abstractNumId w:val="6"/>
  </w:num>
  <w:num w:numId="105">
    <w:abstractNumId w:val="66"/>
  </w:num>
  <w:num w:numId="106">
    <w:abstractNumId w:val="60"/>
  </w:num>
  <w:num w:numId="107">
    <w:abstractNumId w:val="24"/>
  </w:num>
  <w:num w:numId="108">
    <w:abstractNumId w:val="50"/>
  </w:num>
  <w:num w:numId="109">
    <w:abstractNumId w:val="42"/>
  </w:num>
  <w:num w:numId="110">
    <w:abstractNumId w:val="9"/>
  </w:num>
  <w:num w:numId="111">
    <w:abstractNumId w:val="3"/>
  </w:num>
  <w:num w:numId="112">
    <w:abstractNumId w:val="58"/>
  </w:num>
  <w:num w:numId="113">
    <w:abstractNumId w:val="27"/>
  </w:num>
  <w:num w:numId="114">
    <w:abstractNumId w:val="51"/>
  </w:num>
  <w:num w:numId="115">
    <w:abstractNumId w:val="96"/>
  </w:num>
  <w:num w:numId="116">
    <w:abstractNumId w:val="41"/>
  </w:num>
  <w:num w:numId="117">
    <w:abstractNumId w:val="19"/>
  </w:num>
  <w:num w:numId="118">
    <w:abstractNumId w:val="43"/>
  </w:num>
  <w:numIdMacAtCleanup w:val="1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ima">
    <w15:presenceInfo w15:providerId="None" w15:userId="Dim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49E"/>
    <w:rsid w:val="00007177"/>
    <w:rsid w:val="00007242"/>
    <w:rsid w:val="00012373"/>
    <w:rsid w:val="000130E9"/>
    <w:rsid w:val="00034CC1"/>
    <w:rsid w:val="00040D0B"/>
    <w:rsid w:val="00041C0A"/>
    <w:rsid w:val="00043857"/>
    <w:rsid w:val="00044A61"/>
    <w:rsid w:val="00047348"/>
    <w:rsid w:val="000551F0"/>
    <w:rsid w:val="00061B83"/>
    <w:rsid w:val="00062B2B"/>
    <w:rsid w:val="00066D8B"/>
    <w:rsid w:val="00067EB4"/>
    <w:rsid w:val="00072646"/>
    <w:rsid w:val="0007307E"/>
    <w:rsid w:val="0007409F"/>
    <w:rsid w:val="0007490A"/>
    <w:rsid w:val="00077C8D"/>
    <w:rsid w:val="000843FD"/>
    <w:rsid w:val="00084D58"/>
    <w:rsid w:val="00090E2A"/>
    <w:rsid w:val="000B6A32"/>
    <w:rsid w:val="000B7F68"/>
    <w:rsid w:val="000D210F"/>
    <w:rsid w:val="000E0A68"/>
    <w:rsid w:val="000E1356"/>
    <w:rsid w:val="000E150C"/>
    <w:rsid w:val="000E4615"/>
    <w:rsid w:val="000E776C"/>
    <w:rsid w:val="000F1DDF"/>
    <w:rsid w:val="000F20FD"/>
    <w:rsid w:val="00112B75"/>
    <w:rsid w:val="001162D0"/>
    <w:rsid w:val="00121AF8"/>
    <w:rsid w:val="001254C2"/>
    <w:rsid w:val="00130194"/>
    <w:rsid w:val="00131830"/>
    <w:rsid w:val="0013684F"/>
    <w:rsid w:val="00136B19"/>
    <w:rsid w:val="00140F73"/>
    <w:rsid w:val="001429BD"/>
    <w:rsid w:val="00146467"/>
    <w:rsid w:val="00146BC7"/>
    <w:rsid w:val="00152245"/>
    <w:rsid w:val="0015235D"/>
    <w:rsid w:val="00153E78"/>
    <w:rsid w:val="0015790F"/>
    <w:rsid w:val="0016303F"/>
    <w:rsid w:val="00170B91"/>
    <w:rsid w:val="00173B60"/>
    <w:rsid w:val="0017633D"/>
    <w:rsid w:val="00180BF1"/>
    <w:rsid w:val="001839DD"/>
    <w:rsid w:val="001859EF"/>
    <w:rsid w:val="00196C7D"/>
    <w:rsid w:val="00196E93"/>
    <w:rsid w:val="001975E2"/>
    <w:rsid w:val="001A56E3"/>
    <w:rsid w:val="001A5CEF"/>
    <w:rsid w:val="001B051E"/>
    <w:rsid w:val="001B080B"/>
    <w:rsid w:val="001B09C4"/>
    <w:rsid w:val="001B28FE"/>
    <w:rsid w:val="001B370D"/>
    <w:rsid w:val="001B3B72"/>
    <w:rsid w:val="001B6101"/>
    <w:rsid w:val="001C2388"/>
    <w:rsid w:val="001C7D87"/>
    <w:rsid w:val="001E0E9F"/>
    <w:rsid w:val="001E2A65"/>
    <w:rsid w:val="001E54BF"/>
    <w:rsid w:val="001F5A52"/>
    <w:rsid w:val="0020380E"/>
    <w:rsid w:val="0021322A"/>
    <w:rsid w:val="00216415"/>
    <w:rsid w:val="0022058E"/>
    <w:rsid w:val="002240BE"/>
    <w:rsid w:val="0023072D"/>
    <w:rsid w:val="00240F58"/>
    <w:rsid w:val="002526CB"/>
    <w:rsid w:val="00256955"/>
    <w:rsid w:val="00260CC5"/>
    <w:rsid w:val="00260D21"/>
    <w:rsid w:val="0026489C"/>
    <w:rsid w:val="002653DA"/>
    <w:rsid w:val="00272A29"/>
    <w:rsid w:val="002738A9"/>
    <w:rsid w:val="00273AA2"/>
    <w:rsid w:val="002769F5"/>
    <w:rsid w:val="002801C2"/>
    <w:rsid w:val="002874C5"/>
    <w:rsid w:val="002876CF"/>
    <w:rsid w:val="002905B9"/>
    <w:rsid w:val="00292190"/>
    <w:rsid w:val="00296B95"/>
    <w:rsid w:val="00297179"/>
    <w:rsid w:val="002A0E27"/>
    <w:rsid w:val="002A13B4"/>
    <w:rsid w:val="002A38E4"/>
    <w:rsid w:val="002B2B95"/>
    <w:rsid w:val="002B3FD2"/>
    <w:rsid w:val="002B71C6"/>
    <w:rsid w:val="002D1462"/>
    <w:rsid w:val="002D26C9"/>
    <w:rsid w:val="002D3AFA"/>
    <w:rsid w:val="002E42DE"/>
    <w:rsid w:val="002E6A36"/>
    <w:rsid w:val="002F2685"/>
    <w:rsid w:val="003035E6"/>
    <w:rsid w:val="00304E4E"/>
    <w:rsid w:val="00323B11"/>
    <w:rsid w:val="0032400B"/>
    <w:rsid w:val="003404ED"/>
    <w:rsid w:val="00342800"/>
    <w:rsid w:val="00342CAD"/>
    <w:rsid w:val="00364DD1"/>
    <w:rsid w:val="00364FC1"/>
    <w:rsid w:val="00375F96"/>
    <w:rsid w:val="003778A4"/>
    <w:rsid w:val="003828A6"/>
    <w:rsid w:val="00396212"/>
    <w:rsid w:val="00397BEF"/>
    <w:rsid w:val="003A1B02"/>
    <w:rsid w:val="003A249B"/>
    <w:rsid w:val="003A6325"/>
    <w:rsid w:val="003B1845"/>
    <w:rsid w:val="003B1FB4"/>
    <w:rsid w:val="003B553C"/>
    <w:rsid w:val="003B711B"/>
    <w:rsid w:val="003D55BB"/>
    <w:rsid w:val="003F5091"/>
    <w:rsid w:val="004019C3"/>
    <w:rsid w:val="00402521"/>
    <w:rsid w:val="00410A64"/>
    <w:rsid w:val="00414CA1"/>
    <w:rsid w:val="004150FA"/>
    <w:rsid w:val="0041611C"/>
    <w:rsid w:val="0041710F"/>
    <w:rsid w:val="0041743F"/>
    <w:rsid w:val="0042710B"/>
    <w:rsid w:val="00433377"/>
    <w:rsid w:val="00434AB3"/>
    <w:rsid w:val="004534C1"/>
    <w:rsid w:val="00457142"/>
    <w:rsid w:val="00457179"/>
    <w:rsid w:val="00462ECB"/>
    <w:rsid w:val="00470323"/>
    <w:rsid w:val="00470725"/>
    <w:rsid w:val="00471007"/>
    <w:rsid w:val="00474288"/>
    <w:rsid w:val="004758CA"/>
    <w:rsid w:val="004A6E88"/>
    <w:rsid w:val="004B0453"/>
    <w:rsid w:val="004B3440"/>
    <w:rsid w:val="004B4FA8"/>
    <w:rsid w:val="004B53F5"/>
    <w:rsid w:val="004B7D66"/>
    <w:rsid w:val="004C2933"/>
    <w:rsid w:val="004D298B"/>
    <w:rsid w:val="004E2AF5"/>
    <w:rsid w:val="004E6EB2"/>
    <w:rsid w:val="004F7A30"/>
    <w:rsid w:val="00503DA0"/>
    <w:rsid w:val="00512CF6"/>
    <w:rsid w:val="00516429"/>
    <w:rsid w:val="00525396"/>
    <w:rsid w:val="0054457B"/>
    <w:rsid w:val="005450FA"/>
    <w:rsid w:val="00553AE0"/>
    <w:rsid w:val="00561A79"/>
    <w:rsid w:val="00566432"/>
    <w:rsid w:val="00573409"/>
    <w:rsid w:val="00582BE8"/>
    <w:rsid w:val="00586D92"/>
    <w:rsid w:val="00587C69"/>
    <w:rsid w:val="005A3D06"/>
    <w:rsid w:val="005A6A1E"/>
    <w:rsid w:val="005B4ECC"/>
    <w:rsid w:val="005C0547"/>
    <w:rsid w:val="005C7306"/>
    <w:rsid w:val="005D59DD"/>
    <w:rsid w:val="005F2475"/>
    <w:rsid w:val="005F2B67"/>
    <w:rsid w:val="005F367A"/>
    <w:rsid w:val="005F6746"/>
    <w:rsid w:val="006010A6"/>
    <w:rsid w:val="006027E1"/>
    <w:rsid w:val="006050FC"/>
    <w:rsid w:val="00605B33"/>
    <w:rsid w:val="006174AF"/>
    <w:rsid w:val="00621B63"/>
    <w:rsid w:val="00624C08"/>
    <w:rsid w:val="00634307"/>
    <w:rsid w:val="00635044"/>
    <w:rsid w:val="0064249A"/>
    <w:rsid w:val="00644434"/>
    <w:rsid w:val="00651052"/>
    <w:rsid w:val="00665234"/>
    <w:rsid w:val="00672B2F"/>
    <w:rsid w:val="00674BFA"/>
    <w:rsid w:val="00686C36"/>
    <w:rsid w:val="00693B7C"/>
    <w:rsid w:val="00697730"/>
    <w:rsid w:val="006A4109"/>
    <w:rsid w:val="006A65CA"/>
    <w:rsid w:val="006B70CB"/>
    <w:rsid w:val="006C0C47"/>
    <w:rsid w:val="006C1331"/>
    <w:rsid w:val="006C249B"/>
    <w:rsid w:val="006E227B"/>
    <w:rsid w:val="006E3FD3"/>
    <w:rsid w:val="006E6879"/>
    <w:rsid w:val="006F0CFC"/>
    <w:rsid w:val="006F3BE9"/>
    <w:rsid w:val="00703E34"/>
    <w:rsid w:val="00703FD2"/>
    <w:rsid w:val="0070463D"/>
    <w:rsid w:val="007125B1"/>
    <w:rsid w:val="00717495"/>
    <w:rsid w:val="007206D7"/>
    <w:rsid w:val="00723302"/>
    <w:rsid w:val="007241E2"/>
    <w:rsid w:val="007242EA"/>
    <w:rsid w:val="00726C3D"/>
    <w:rsid w:val="0073352D"/>
    <w:rsid w:val="00741606"/>
    <w:rsid w:val="00751D72"/>
    <w:rsid w:val="00760E09"/>
    <w:rsid w:val="0077174E"/>
    <w:rsid w:val="00791C77"/>
    <w:rsid w:val="007943AC"/>
    <w:rsid w:val="007A4914"/>
    <w:rsid w:val="007A5D1D"/>
    <w:rsid w:val="007A7215"/>
    <w:rsid w:val="007C048A"/>
    <w:rsid w:val="007C111A"/>
    <w:rsid w:val="007C3D1B"/>
    <w:rsid w:val="007D23F7"/>
    <w:rsid w:val="007D6412"/>
    <w:rsid w:val="007D7303"/>
    <w:rsid w:val="007E1D7D"/>
    <w:rsid w:val="007E7997"/>
    <w:rsid w:val="007F5287"/>
    <w:rsid w:val="007F67EA"/>
    <w:rsid w:val="00811ED7"/>
    <w:rsid w:val="00816899"/>
    <w:rsid w:val="0084558B"/>
    <w:rsid w:val="008563AA"/>
    <w:rsid w:val="00863430"/>
    <w:rsid w:val="00863610"/>
    <w:rsid w:val="008725A5"/>
    <w:rsid w:val="00872612"/>
    <w:rsid w:val="0089070E"/>
    <w:rsid w:val="0089076D"/>
    <w:rsid w:val="008923C4"/>
    <w:rsid w:val="00896934"/>
    <w:rsid w:val="008A4C6F"/>
    <w:rsid w:val="008B5B43"/>
    <w:rsid w:val="008B73C9"/>
    <w:rsid w:val="008D0A59"/>
    <w:rsid w:val="008D22B4"/>
    <w:rsid w:val="008E0738"/>
    <w:rsid w:val="008E1F32"/>
    <w:rsid w:val="008E3A8D"/>
    <w:rsid w:val="008E3B23"/>
    <w:rsid w:val="008F186F"/>
    <w:rsid w:val="008F3856"/>
    <w:rsid w:val="008F39FB"/>
    <w:rsid w:val="008F44FA"/>
    <w:rsid w:val="00906905"/>
    <w:rsid w:val="00927F2B"/>
    <w:rsid w:val="00930260"/>
    <w:rsid w:val="0093239C"/>
    <w:rsid w:val="00933CCF"/>
    <w:rsid w:val="0093453D"/>
    <w:rsid w:val="00936F28"/>
    <w:rsid w:val="009420F7"/>
    <w:rsid w:val="00946BFC"/>
    <w:rsid w:val="00960917"/>
    <w:rsid w:val="00965E1C"/>
    <w:rsid w:val="009908C9"/>
    <w:rsid w:val="0099299E"/>
    <w:rsid w:val="00993FBD"/>
    <w:rsid w:val="00995E96"/>
    <w:rsid w:val="0099641C"/>
    <w:rsid w:val="009A5741"/>
    <w:rsid w:val="009B1A3D"/>
    <w:rsid w:val="009B5129"/>
    <w:rsid w:val="009D5793"/>
    <w:rsid w:val="009E128A"/>
    <w:rsid w:val="009E7E2B"/>
    <w:rsid w:val="009F1C8F"/>
    <w:rsid w:val="009F2224"/>
    <w:rsid w:val="009F2A21"/>
    <w:rsid w:val="00A14C36"/>
    <w:rsid w:val="00A15D30"/>
    <w:rsid w:val="00A15DDD"/>
    <w:rsid w:val="00A16C71"/>
    <w:rsid w:val="00A17877"/>
    <w:rsid w:val="00A251AF"/>
    <w:rsid w:val="00A25447"/>
    <w:rsid w:val="00A315B5"/>
    <w:rsid w:val="00A328F9"/>
    <w:rsid w:val="00A35A21"/>
    <w:rsid w:val="00A50A9D"/>
    <w:rsid w:val="00A50E4B"/>
    <w:rsid w:val="00A5555B"/>
    <w:rsid w:val="00A5797A"/>
    <w:rsid w:val="00A63743"/>
    <w:rsid w:val="00A73AD2"/>
    <w:rsid w:val="00A82895"/>
    <w:rsid w:val="00A922D7"/>
    <w:rsid w:val="00A95127"/>
    <w:rsid w:val="00A952B2"/>
    <w:rsid w:val="00AA2C90"/>
    <w:rsid w:val="00AA2F48"/>
    <w:rsid w:val="00AA4E52"/>
    <w:rsid w:val="00AB054D"/>
    <w:rsid w:val="00AB189D"/>
    <w:rsid w:val="00AD646E"/>
    <w:rsid w:val="00AE19CE"/>
    <w:rsid w:val="00AE63A6"/>
    <w:rsid w:val="00AF01C7"/>
    <w:rsid w:val="00AF7A1E"/>
    <w:rsid w:val="00B002F1"/>
    <w:rsid w:val="00B01F8C"/>
    <w:rsid w:val="00B03920"/>
    <w:rsid w:val="00B042AD"/>
    <w:rsid w:val="00B27972"/>
    <w:rsid w:val="00B41ABD"/>
    <w:rsid w:val="00B41F8B"/>
    <w:rsid w:val="00B52514"/>
    <w:rsid w:val="00B54867"/>
    <w:rsid w:val="00B54B43"/>
    <w:rsid w:val="00B554B6"/>
    <w:rsid w:val="00B57B75"/>
    <w:rsid w:val="00B72A87"/>
    <w:rsid w:val="00B768B6"/>
    <w:rsid w:val="00B91155"/>
    <w:rsid w:val="00B92730"/>
    <w:rsid w:val="00B93A60"/>
    <w:rsid w:val="00BA5834"/>
    <w:rsid w:val="00BB17F4"/>
    <w:rsid w:val="00BB3327"/>
    <w:rsid w:val="00BB4EF1"/>
    <w:rsid w:val="00BB6538"/>
    <w:rsid w:val="00BC187D"/>
    <w:rsid w:val="00BD7826"/>
    <w:rsid w:val="00BE0873"/>
    <w:rsid w:val="00BE0F1F"/>
    <w:rsid w:val="00BE2932"/>
    <w:rsid w:val="00BE2DBE"/>
    <w:rsid w:val="00BF719F"/>
    <w:rsid w:val="00BF7D5B"/>
    <w:rsid w:val="00C03A7B"/>
    <w:rsid w:val="00C03CDF"/>
    <w:rsid w:val="00C04508"/>
    <w:rsid w:val="00C1458D"/>
    <w:rsid w:val="00C17FEB"/>
    <w:rsid w:val="00C20D0C"/>
    <w:rsid w:val="00C253C7"/>
    <w:rsid w:val="00C27367"/>
    <w:rsid w:val="00C35F24"/>
    <w:rsid w:val="00C42098"/>
    <w:rsid w:val="00C5206B"/>
    <w:rsid w:val="00C529B8"/>
    <w:rsid w:val="00C530B4"/>
    <w:rsid w:val="00C55D86"/>
    <w:rsid w:val="00C55E0A"/>
    <w:rsid w:val="00C5660B"/>
    <w:rsid w:val="00C57444"/>
    <w:rsid w:val="00C65BC3"/>
    <w:rsid w:val="00C714C7"/>
    <w:rsid w:val="00C779A1"/>
    <w:rsid w:val="00C92B0F"/>
    <w:rsid w:val="00C92D4D"/>
    <w:rsid w:val="00C92EA2"/>
    <w:rsid w:val="00C93F84"/>
    <w:rsid w:val="00C95A1F"/>
    <w:rsid w:val="00C95DDF"/>
    <w:rsid w:val="00CA070F"/>
    <w:rsid w:val="00CA4B26"/>
    <w:rsid w:val="00CA6B38"/>
    <w:rsid w:val="00CB12B4"/>
    <w:rsid w:val="00CB5B4A"/>
    <w:rsid w:val="00CB6CA8"/>
    <w:rsid w:val="00CB7EF6"/>
    <w:rsid w:val="00CC1E8F"/>
    <w:rsid w:val="00CC4637"/>
    <w:rsid w:val="00CC4CAF"/>
    <w:rsid w:val="00CD0F5D"/>
    <w:rsid w:val="00CE4241"/>
    <w:rsid w:val="00CF116A"/>
    <w:rsid w:val="00CF427C"/>
    <w:rsid w:val="00CF76CE"/>
    <w:rsid w:val="00D00C81"/>
    <w:rsid w:val="00D01E4C"/>
    <w:rsid w:val="00D03B54"/>
    <w:rsid w:val="00D106A8"/>
    <w:rsid w:val="00D114DD"/>
    <w:rsid w:val="00D11E62"/>
    <w:rsid w:val="00D235FA"/>
    <w:rsid w:val="00D24DDD"/>
    <w:rsid w:val="00D2568C"/>
    <w:rsid w:val="00D3790A"/>
    <w:rsid w:val="00D37A03"/>
    <w:rsid w:val="00D4010A"/>
    <w:rsid w:val="00D41883"/>
    <w:rsid w:val="00D42654"/>
    <w:rsid w:val="00D54067"/>
    <w:rsid w:val="00D54098"/>
    <w:rsid w:val="00D639C4"/>
    <w:rsid w:val="00D671A7"/>
    <w:rsid w:val="00D67BAF"/>
    <w:rsid w:val="00D67C24"/>
    <w:rsid w:val="00D7113C"/>
    <w:rsid w:val="00D807CE"/>
    <w:rsid w:val="00D90779"/>
    <w:rsid w:val="00D91041"/>
    <w:rsid w:val="00DA3BEB"/>
    <w:rsid w:val="00DA5050"/>
    <w:rsid w:val="00DB0BAE"/>
    <w:rsid w:val="00DC41DE"/>
    <w:rsid w:val="00DC7F43"/>
    <w:rsid w:val="00DD03B7"/>
    <w:rsid w:val="00DD25C5"/>
    <w:rsid w:val="00DE3CB8"/>
    <w:rsid w:val="00DF37B5"/>
    <w:rsid w:val="00E031A0"/>
    <w:rsid w:val="00E03488"/>
    <w:rsid w:val="00E05E64"/>
    <w:rsid w:val="00E14E4A"/>
    <w:rsid w:val="00E208BE"/>
    <w:rsid w:val="00E208DA"/>
    <w:rsid w:val="00E21B6D"/>
    <w:rsid w:val="00E223C2"/>
    <w:rsid w:val="00E36CD8"/>
    <w:rsid w:val="00E4521B"/>
    <w:rsid w:val="00E45C8D"/>
    <w:rsid w:val="00E4770F"/>
    <w:rsid w:val="00E47F3F"/>
    <w:rsid w:val="00E506E4"/>
    <w:rsid w:val="00E53C46"/>
    <w:rsid w:val="00E54B1D"/>
    <w:rsid w:val="00E60F6D"/>
    <w:rsid w:val="00E63D0F"/>
    <w:rsid w:val="00E6649E"/>
    <w:rsid w:val="00E820B1"/>
    <w:rsid w:val="00E85554"/>
    <w:rsid w:val="00E9358A"/>
    <w:rsid w:val="00EA2BD8"/>
    <w:rsid w:val="00EA59AD"/>
    <w:rsid w:val="00EB10F3"/>
    <w:rsid w:val="00EB4F11"/>
    <w:rsid w:val="00EC18DB"/>
    <w:rsid w:val="00ED2CBC"/>
    <w:rsid w:val="00ED34D9"/>
    <w:rsid w:val="00ED4B9D"/>
    <w:rsid w:val="00EE1EA3"/>
    <w:rsid w:val="00EE5A12"/>
    <w:rsid w:val="00EF47B3"/>
    <w:rsid w:val="00F04C1F"/>
    <w:rsid w:val="00F12C63"/>
    <w:rsid w:val="00F31DFB"/>
    <w:rsid w:val="00F34173"/>
    <w:rsid w:val="00F37AAB"/>
    <w:rsid w:val="00F37C49"/>
    <w:rsid w:val="00F4716F"/>
    <w:rsid w:val="00F50BF7"/>
    <w:rsid w:val="00F53E3C"/>
    <w:rsid w:val="00F554B6"/>
    <w:rsid w:val="00F62A45"/>
    <w:rsid w:val="00F7096E"/>
    <w:rsid w:val="00F72946"/>
    <w:rsid w:val="00F8159F"/>
    <w:rsid w:val="00F9307D"/>
    <w:rsid w:val="00F94B6E"/>
    <w:rsid w:val="00F96670"/>
    <w:rsid w:val="00FA0EA8"/>
    <w:rsid w:val="00FA3FD0"/>
    <w:rsid w:val="00FA5121"/>
    <w:rsid w:val="00FB578F"/>
    <w:rsid w:val="00FB744C"/>
    <w:rsid w:val="00FD3FD7"/>
    <w:rsid w:val="00FD5E4A"/>
    <w:rsid w:val="00FE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328624C9"/>
  <w15:chartTrackingRefBased/>
  <w15:docId w15:val="{5161E348-2471-4635-82A0-7D47E6D9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0"/>
    <w:next w:val="a"/>
    <w:link w:val="11"/>
    <w:uiPriority w:val="9"/>
    <w:qFormat/>
    <w:rsid w:val="00965E1C"/>
    <w:pPr>
      <w:numPr>
        <w:numId w:val="68"/>
      </w:numPr>
      <w:outlineLvl w:val="0"/>
    </w:pPr>
    <w:rPr>
      <w:rFonts w:eastAsia="Arial Unicode MS"/>
      <w:color w:val="000000"/>
      <w:kern w:val="0"/>
    </w:rPr>
  </w:style>
  <w:style w:type="paragraph" w:styleId="20">
    <w:name w:val="heading 2"/>
    <w:basedOn w:val="a"/>
    <w:next w:val="a"/>
    <w:link w:val="21"/>
    <w:qFormat/>
    <w:rsid w:val="00525396"/>
    <w:pPr>
      <w:numPr>
        <w:ilvl w:val="1"/>
        <w:numId w:val="68"/>
      </w:num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center"/>
      <w:outlineLvl w:val="1"/>
    </w:pPr>
    <w:rPr>
      <w:rFonts w:ascii="Times New Roman" w:eastAsia="Arial Unicode MS" w:hAnsi="Times New Roman" w:cs="Arial Unicode MS"/>
      <w:b/>
      <w:bCs/>
      <w:color w:val="000000"/>
      <w:sz w:val="32"/>
      <w:szCs w:val="32"/>
      <w:u w:color="000000"/>
      <w:bdr w:val="nil"/>
      <w:lang w:eastAsia="ru-RU"/>
    </w:rPr>
  </w:style>
  <w:style w:type="paragraph" w:styleId="3">
    <w:name w:val="heading 3"/>
    <w:basedOn w:val="a"/>
    <w:next w:val="a"/>
    <w:link w:val="30"/>
    <w:qFormat/>
    <w:rsid w:val="00E6649E"/>
    <w:pPr>
      <w:numPr>
        <w:ilvl w:val="2"/>
        <w:numId w:val="68"/>
      </w:numPr>
      <w:suppressAutoHyphens/>
      <w:spacing w:after="0" w:line="336" w:lineRule="auto"/>
      <w:jc w:val="both"/>
      <w:outlineLvl w:val="2"/>
    </w:pPr>
    <w:rPr>
      <w:rFonts w:ascii="Times New Roman" w:eastAsia="Times New Roman" w:hAnsi="Times New Roman" w:cs="Times New Roman"/>
      <w:b/>
      <w:i/>
      <w:sz w:val="28"/>
      <w:szCs w:val="28"/>
      <w:lang w:val="uk-UA" w:eastAsia="ru-RU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965E1C"/>
    <w:pPr>
      <w:keepNext/>
      <w:keepLines/>
      <w:numPr>
        <w:ilvl w:val="3"/>
        <w:numId w:val="6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503DA0"/>
    <w:pPr>
      <w:keepNext/>
      <w:keepLines/>
      <w:numPr>
        <w:ilvl w:val="4"/>
        <w:numId w:val="6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5E1C"/>
    <w:pPr>
      <w:keepNext/>
      <w:keepLines/>
      <w:numPr>
        <w:ilvl w:val="5"/>
        <w:numId w:val="6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5E1C"/>
    <w:pPr>
      <w:keepNext/>
      <w:keepLines/>
      <w:numPr>
        <w:ilvl w:val="6"/>
        <w:numId w:val="6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5E1C"/>
    <w:pPr>
      <w:keepNext/>
      <w:keepLines/>
      <w:numPr>
        <w:ilvl w:val="7"/>
        <w:numId w:val="6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5E1C"/>
    <w:pPr>
      <w:keepNext/>
      <w:keepLines/>
      <w:numPr>
        <w:ilvl w:val="8"/>
        <w:numId w:val="6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65E1C"/>
    <w:rPr>
      <w:rFonts w:ascii="Times New Roman" w:eastAsia="Arial Unicode MS" w:hAnsi="Times New Roman" w:cs="Times New Roman"/>
      <w:b/>
      <w:color w:val="000000"/>
      <w:sz w:val="32"/>
      <w:szCs w:val="32"/>
      <w:u w:color="000000"/>
      <w:bdr w:val="nil"/>
      <w:lang w:eastAsia="ru-RU"/>
    </w:rPr>
  </w:style>
  <w:style w:type="character" w:customStyle="1" w:styleId="21">
    <w:name w:val="Заголовок 2 Знак"/>
    <w:basedOn w:val="a1"/>
    <w:link w:val="20"/>
    <w:rsid w:val="00525396"/>
    <w:rPr>
      <w:rFonts w:ascii="Times New Roman" w:eastAsia="Arial Unicode MS" w:hAnsi="Times New Roman" w:cs="Arial Unicode MS"/>
      <w:b/>
      <w:bCs/>
      <w:color w:val="000000"/>
      <w:sz w:val="32"/>
      <w:szCs w:val="32"/>
      <w:u w:color="000000"/>
      <w:bdr w:val="nil"/>
      <w:lang w:eastAsia="ru-RU"/>
    </w:rPr>
  </w:style>
  <w:style w:type="character" w:customStyle="1" w:styleId="30">
    <w:name w:val="Заголовок 3 Знак"/>
    <w:basedOn w:val="a1"/>
    <w:link w:val="3"/>
    <w:rsid w:val="00E6649E"/>
    <w:rPr>
      <w:rFonts w:ascii="Times New Roman" w:eastAsia="Times New Roman" w:hAnsi="Times New Roman" w:cs="Times New Roman"/>
      <w:b/>
      <w:i/>
      <w:sz w:val="28"/>
      <w:szCs w:val="28"/>
      <w:lang w:val="uk-UA" w:eastAsia="ru-RU"/>
    </w:rPr>
  </w:style>
  <w:style w:type="paragraph" w:customStyle="1" w:styleId="a4">
    <w:name w:val="Чертежный"/>
    <w:rsid w:val="00E6649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E6649E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qFormat/>
    <w:rsid w:val="00906905"/>
    <w:pPr>
      <w:tabs>
        <w:tab w:val="right" w:leader="dot" w:pos="9355"/>
      </w:tabs>
      <w:spacing w:after="0" w:line="336" w:lineRule="auto"/>
      <w:ind w:right="851"/>
    </w:pPr>
    <w:rPr>
      <w:rFonts w:ascii="ISOCPEUR" w:eastAsia="Times New Roman" w:hAnsi="ISOCPEUR" w:cs="Times New Roman"/>
      <w:i/>
      <w:caps/>
      <w:sz w:val="28"/>
      <w:szCs w:val="28"/>
      <w:lang w:val="uk-UA" w:eastAsia="ru-RU"/>
    </w:rPr>
  </w:style>
  <w:style w:type="table" w:styleId="a6">
    <w:name w:val="Table Grid"/>
    <w:basedOn w:val="a2"/>
    <w:uiPriority w:val="59"/>
    <w:rsid w:val="005A6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54B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54B43"/>
  </w:style>
  <w:style w:type="paragraph" w:styleId="a9">
    <w:name w:val="footer"/>
    <w:basedOn w:val="a"/>
    <w:link w:val="aa"/>
    <w:uiPriority w:val="99"/>
    <w:unhideWhenUsed/>
    <w:rsid w:val="00B54B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54B43"/>
  </w:style>
  <w:style w:type="paragraph" w:styleId="22">
    <w:name w:val="toc 2"/>
    <w:basedOn w:val="a"/>
    <w:next w:val="a"/>
    <w:autoRedefine/>
    <w:uiPriority w:val="39"/>
    <w:unhideWhenUsed/>
    <w:rsid w:val="00E60F6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60F6D"/>
    <w:pPr>
      <w:spacing w:after="100"/>
      <w:ind w:left="440"/>
    </w:pPr>
  </w:style>
  <w:style w:type="character" w:styleId="ab">
    <w:name w:val="Hyperlink"/>
    <w:basedOn w:val="a1"/>
    <w:uiPriority w:val="99"/>
    <w:unhideWhenUsed/>
    <w:rsid w:val="00E60F6D"/>
    <w:rPr>
      <w:color w:val="0563C1" w:themeColor="hyperlink"/>
      <w:u w:val="single"/>
    </w:rPr>
  </w:style>
  <w:style w:type="character" w:styleId="ac">
    <w:name w:val="Mention"/>
    <w:basedOn w:val="a1"/>
    <w:uiPriority w:val="99"/>
    <w:semiHidden/>
    <w:unhideWhenUsed/>
    <w:rsid w:val="00A315B5"/>
    <w:rPr>
      <w:color w:val="2B579A"/>
      <w:shd w:val="clear" w:color="auto" w:fill="E6E6E6"/>
    </w:rPr>
  </w:style>
  <w:style w:type="paragraph" w:styleId="a0">
    <w:name w:val="Title"/>
    <w:basedOn w:val="a"/>
    <w:next w:val="a"/>
    <w:link w:val="ad"/>
    <w:uiPriority w:val="10"/>
    <w:qFormat/>
    <w:rsid w:val="004E6EB2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contextualSpacing/>
      <w:jc w:val="center"/>
    </w:pPr>
    <w:rPr>
      <w:rFonts w:ascii="Times New Roman" w:eastAsiaTheme="majorEastAsia" w:hAnsi="Times New Roman" w:cs="Times New Roman"/>
      <w:b/>
      <w:kern w:val="28"/>
      <w:sz w:val="32"/>
      <w:szCs w:val="32"/>
      <w:u w:color="000000"/>
      <w:bdr w:val="nil"/>
      <w:lang w:eastAsia="ru-RU"/>
    </w:rPr>
  </w:style>
  <w:style w:type="character" w:customStyle="1" w:styleId="ad">
    <w:name w:val="Заголовок Знак"/>
    <w:basedOn w:val="a1"/>
    <w:link w:val="a0"/>
    <w:uiPriority w:val="10"/>
    <w:rsid w:val="004E6EB2"/>
    <w:rPr>
      <w:rFonts w:ascii="Times New Roman" w:eastAsiaTheme="majorEastAsia" w:hAnsi="Times New Roman" w:cs="Times New Roman"/>
      <w:b/>
      <w:kern w:val="28"/>
      <w:sz w:val="32"/>
      <w:szCs w:val="32"/>
      <w:u w:color="000000"/>
      <w:bdr w:val="nil"/>
      <w:lang w:eastAsia="ru-RU"/>
    </w:rPr>
  </w:style>
  <w:style w:type="numbering" w:customStyle="1" w:styleId="4">
    <w:name w:val="Импортированный стиль 4"/>
    <w:rsid w:val="00170B91"/>
    <w:pPr>
      <w:numPr>
        <w:numId w:val="24"/>
      </w:numPr>
    </w:pPr>
  </w:style>
  <w:style w:type="numbering" w:customStyle="1" w:styleId="5">
    <w:name w:val="Импортированный стиль 5"/>
    <w:rsid w:val="00170B91"/>
    <w:pPr>
      <w:numPr>
        <w:numId w:val="26"/>
      </w:numPr>
    </w:pPr>
  </w:style>
  <w:style w:type="numbering" w:customStyle="1" w:styleId="2">
    <w:name w:val="Импортированный стиль 2"/>
    <w:rsid w:val="00364FC1"/>
    <w:pPr>
      <w:numPr>
        <w:numId w:val="29"/>
      </w:numPr>
    </w:pPr>
  </w:style>
  <w:style w:type="paragraph" w:styleId="ae">
    <w:name w:val="Balloon Text"/>
    <w:basedOn w:val="a"/>
    <w:link w:val="af"/>
    <w:uiPriority w:val="99"/>
    <w:semiHidden/>
    <w:unhideWhenUsed/>
    <w:rsid w:val="00B042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B042AD"/>
    <w:rPr>
      <w:rFonts w:ascii="Segoe UI" w:hAnsi="Segoe UI" w:cs="Segoe UI"/>
      <w:sz w:val="18"/>
      <w:szCs w:val="18"/>
    </w:rPr>
  </w:style>
  <w:style w:type="character" w:styleId="af0">
    <w:name w:val="annotation reference"/>
    <w:basedOn w:val="a1"/>
    <w:uiPriority w:val="99"/>
    <w:semiHidden/>
    <w:unhideWhenUsed/>
    <w:rsid w:val="003B184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3B184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3B1845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B184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B1845"/>
    <w:rPr>
      <w:b/>
      <w:bCs/>
      <w:sz w:val="20"/>
      <w:szCs w:val="20"/>
    </w:rPr>
  </w:style>
  <w:style w:type="numbering" w:customStyle="1" w:styleId="1">
    <w:name w:val="Импортированный стиль 1"/>
    <w:rsid w:val="00C03CDF"/>
    <w:pPr>
      <w:numPr>
        <w:numId w:val="38"/>
      </w:numPr>
    </w:pPr>
  </w:style>
  <w:style w:type="character" w:customStyle="1" w:styleId="51">
    <w:name w:val="Заголовок 5 Знак"/>
    <w:basedOn w:val="a1"/>
    <w:link w:val="50"/>
    <w:uiPriority w:val="9"/>
    <w:semiHidden/>
    <w:rsid w:val="00503DA0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f5">
    <w:name w:val="ТЕКСТ"/>
    <w:basedOn w:val="a"/>
    <w:link w:val="af6"/>
    <w:qFormat/>
    <w:rsid w:val="0093239C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41">
    <w:name w:val="Заголовок 4 Знак"/>
    <w:basedOn w:val="a1"/>
    <w:link w:val="40"/>
    <w:uiPriority w:val="9"/>
    <w:semiHidden/>
    <w:rsid w:val="00965E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f6">
    <w:name w:val="ТЕКСТ Знак"/>
    <w:basedOn w:val="a1"/>
    <w:link w:val="af5"/>
    <w:rsid w:val="0093239C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65E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965E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965E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65E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7">
    <w:name w:val="Placeholder Text"/>
    <w:basedOn w:val="a1"/>
    <w:uiPriority w:val="99"/>
    <w:semiHidden/>
    <w:rsid w:val="00ED4B9D"/>
    <w:rPr>
      <w:color w:val="808080"/>
    </w:rPr>
  </w:style>
  <w:style w:type="paragraph" w:styleId="af8">
    <w:name w:val="Normal (Web)"/>
    <w:basedOn w:val="a"/>
    <w:uiPriority w:val="99"/>
    <w:semiHidden/>
    <w:unhideWhenUsed/>
    <w:rsid w:val="00BA5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1"/>
    <w:rsid w:val="00BA5834"/>
  </w:style>
  <w:style w:type="character" w:styleId="af9">
    <w:name w:val="Strong"/>
    <w:basedOn w:val="a1"/>
    <w:uiPriority w:val="22"/>
    <w:qFormat/>
    <w:rsid w:val="007D7303"/>
    <w:rPr>
      <w:b/>
      <w:bCs/>
    </w:rPr>
  </w:style>
  <w:style w:type="table" w:customStyle="1" w:styleId="13">
    <w:name w:val="Сетка таблицы1"/>
    <w:basedOn w:val="a2"/>
    <w:next w:val="a6"/>
    <w:uiPriority w:val="39"/>
    <w:rsid w:val="000E1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17F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17F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1"/>
    <w:rsid w:val="00C17FEB"/>
  </w:style>
  <w:style w:type="character" w:customStyle="1" w:styleId="n">
    <w:name w:val="n"/>
    <w:basedOn w:val="a1"/>
    <w:rsid w:val="00C17FEB"/>
  </w:style>
  <w:style w:type="character" w:customStyle="1" w:styleId="p">
    <w:name w:val="p"/>
    <w:basedOn w:val="a1"/>
    <w:rsid w:val="00C17FEB"/>
  </w:style>
  <w:style w:type="character" w:customStyle="1" w:styleId="o">
    <w:name w:val="o"/>
    <w:basedOn w:val="a1"/>
    <w:rsid w:val="00C17FEB"/>
  </w:style>
  <w:style w:type="character" w:customStyle="1" w:styleId="s">
    <w:name w:val="s"/>
    <w:basedOn w:val="a1"/>
    <w:rsid w:val="00C17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sdn.microsoft.com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ifreestore.net/409/16/" TargetMode="External"/><Relationship Id="rId42" Type="http://schemas.openxmlformats.org/officeDocument/2006/relationships/hyperlink" Target="https://goo.gl/uUikwc" TargetMode="External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ru.siberianhealth.com/ru/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5.png"/><Relationship Id="rId32" Type="http://schemas.openxmlformats.org/officeDocument/2006/relationships/hyperlink" Target="https://ru.siberianhealth.com/ru/shop/page/about-privacy/" TargetMode="External"/><Relationship Id="rId37" Type="http://schemas.openxmlformats.org/officeDocument/2006/relationships/hyperlink" Target="https://ru.wikipedia.org/wiki/&#1057;&#1090;&#1088;&#1091;&#1082;&#1090;&#1091;&#1088;&#1072;_&#1076;&#1072;&#1085;&#1085;&#1099;&#1093;" TargetMode="External"/><Relationship Id="rId40" Type="http://schemas.openxmlformats.org/officeDocument/2006/relationships/hyperlink" Target="https://goo.gl/2uPr26" TargetMode="External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wikipedia.org/wiki/&#1055;&#1088;&#1086;&#1077;&#1082;&#1090;&#1080;&#1088;&#1086;&#1074;&#1072;&#1085;&#1080;&#1077;_&#1073;&#1072;&#1079;_&#1076;&#1072;&#1085;&#1085;&#1099;&#1093;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hyperlink" Target="https://ru.siberianhealth.com/ru/shop/page/user-agreement/" TargetMode="External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u.siberianhealth.com/ru/shop/page/purchase-terms/" TargetMode="External"/><Relationship Id="rId35" Type="http://schemas.openxmlformats.org/officeDocument/2006/relationships/hyperlink" Target="https://it.wikireading.ru/26024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intuit.ru/studies/courses/1024/246/lecture/6310?page=1" TargetMode="External"/><Relationship Id="rId38" Type="http://schemas.openxmlformats.org/officeDocument/2006/relationships/hyperlink" Target="http://studme.org/1097010721191/informatika/avtomatizirovannoe_rabochee_mesto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11.png"/><Relationship Id="rId41" Type="http://schemas.openxmlformats.org/officeDocument/2006/relationships/hyperlink" Target="http://www.sql.ru/forum/852038/otlichie-access-ot-drugih-sub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F2F13-DC73-4EDD-8E1A-ECA6FBB1F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4896</TotalTime>
  <Pages>1</Pages>
  <Words>12951</Words>
  <Characters>73827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254</cp:revision>
  <dcterms:created xsi:type="dcterms:W3CDTF">2017-05-06T04:51:00Z</dcterms:created>
  <dcterms:modified xsi:type="dcterms:W3CDTF">2017-05-26T18:37:00Z</dcterms:modified>
</cp:coreProperties>
</file>